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369A" w14:textId="77777777" w:rsidR="00C517FA" w:rsidRPr="00C517FA" w:rsidRDefault="00C517FA" w:rsidP="00C517FA">
      <w:pPr>
        <w:rPr>
          <w:b/>
          <w:bCs/>
        </w:rPr>
      </w:pPr>
      <w:proofErr w:type="spellStart"/>
      <w:r w:rsidRPr="00C517FA">
        <w:rPr>
          <w:b/>
          <w:bCs/>
        </w:rPr>
        <w:t>SafeLife</w:t>
      </w:r>
      <w:proofErr w:type="spellEnd"/>
      <w:r w:rsidRPr="00C517FA">
        <w:rPr>
          <w:b/>
          <w:bCs/>
        </w:rPr>
        <w:t>-Atlas 결정 로그 (단일 원본)</w:t>
      </w:r>
    </w:p>
    <w:p w14:paraId="4BF47621" w14:textId="77777777" w:rsidR="00C517FA" w:rsidRPr="00C517FA" w:rsidRDefault="00C517FA" w:rsidP="00C517FA">
      <w:pPr>
        <w:rPr>
          <w:b/>
          <w:bCs/>
        </w:rPr>
      </w:pPr>
      <w:r w:rsidRPr="00C517FA">
        <w:rPr>
          <w:b/>
          <w:bCs/>
        </w:rPr>
        <w:t xml:space="preserve">사용법: </w:t>
      </w:r>
      <w:r w:rsidRPr="00817DFB">
        <w:t xml:space="preserve">이 문서가 프로젝트 결정의 단일 원본(Single Source of Truth)이다. Gemini 등 다른 AI와 크로스 </w:t>
      </w:r>
      <w:proofErr w:type="spellStart"/>
      <w:r w:rsidRPr="00817DFB">
        <w:t>브레인스토밍할</w:t>
      </w:r>
      <w:proofErr w:type="spellEnd"/>
      <w:r w:rsidRPr="00817DFB">
        <w:t xml:space="preserve"> 때는 이 로그를 산문으로 </w:t>
      </w:r>
      <w:proofErr w:type="spellStart"/>
      <w:r w:rsidRPr="00817DFB">
        <w:t>재요약하지</w:t>
      </w:r>
      <w:proofErr w:type="spellEnd"/>
      <w:r w:rsidRPr="00817DFB">
        <w:t xml:space="preserve"> 말고 그대로 </w:t>
      </w:r>
      <w:proofErr w:type="spellStart"/>
      <w:r w:rsidRPr="00817DFB">
        <w:t>복붙한다</w:t>
      </w:r>
      <w:proofErr w:type="spellEnd"/>
      <w:r w:rsidRPr="00817DFB">
        <w:t>. (</w:t>
      </w:r>
      <w:proofErr w:type="spellStart"/>
      <w:r w:rsidRPr="00817DFB">
        <w:t>재요약</w:t>
      </w:r>
      <w:proofErr w:type="spellEnd"/>
      <w:r w:rsidRPr="00817DFB">
        <w:t xml:space="preserve"> 과정에서 "근거"와 "</w:t>
      </w:r>
      <w:proofErr w:type="spellStart"/>
      <w:r w:rsidRPr="00817DFB">
        <w:t>기각안</w:t>
      </w:r>
      <w:proofErr w:type="spellEnd"/>
      <w:r w:rsidRPr="00817DFB">
        <w:t>"이 제일 먼저 날아가고, 그게 맥락 누락의 원인이다.) 갱신일: 2026-09-24</w:t>
      </w:r>
    </w:p>
    <w:p w14:paraId="7C64B510" w14:textId="77777777" w:rsidR="00C517FA" w:rsidRPr="00C517FA" w:rsidRDefault="00000000" w:rsidP="00C517FA">
      <w:pPr>
        <w:rPr>
          <w:b/>
          <w:bCs/>
        </w:rPr>
      </w:pPr>
      <w:r>
        <w:rPr>
          <w:b/>
          <w:bCs/>
        </w:rPr>
        <w:pict w14:anchorId="7E07A505">
          <v:rect id="_x0000_i1025" style="width:0;height:1.5pt" o:hralign="center" o:hrstd="t" o:hr="t" fillcolor="#a0a0a0" stroked="f"/>
        </w:pict>
      </w:r>
    </w:p>
    <w:p w14:paraId="08202A04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t>▶ 다음 작업 (2026-10-08 Gemini 재개 기준, 우선순위 순)</w:t>
      </w:r>
    </w:p>
    <w:p w14:paraId="3E40ACAA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 xml:space="preserve">2026-10-09 </w:t>
      </w:r>
      <w:proofErr w:type="spellStart"/>
      <w:r w:rsidRPr="00BC7B71">
        <w:rPr>
          <w:b/>
          <w:bCs/>
        </w:rPr>
        <w:t>Cowork</w:t>
      </w:r>
      <w:proofErr w:type="spellEnd"/>
      <w:r w:rsidRPr="00BC7B71">
        <w:rPr>
          <w:b/>
          <w:bCs/>
        </w:rPr>
        <w:t xml:space="preserve"> 세션 종료 시점의 재개 지점. 위에서부터 순서대로.</w:t>
      </w:r>
    </w:p>
    <w:p w14:paraId="522CC1A9" w14:textId="77777777" w:rsidR="00BC7B71" w:rsidRPr="00BC7B71" w:rsidRDefault="00BC7B71" w:rsidP="00BC7B71">
      <w:pPr>
        <w:numPr>
          <w:ilvl w:val="0"/>
          <w:numId w:val="11"/>
        </w:numPr>
      </w:pPr>
      <w:del w:id="0" w:author="Unknown">
        <w:r w:rsidRPr="00BC7B71">
          <w:rPr>
            <w:b/>
            <w:bCs/>
          </w:rPr>
          <w:delText>[먼저] 오늘 변경분 커밋 + EOL 정리.</w:delText>
        </w:r>
      </w:del>
      <w:r w:rsidRPr="00BC7B71">
        <w:rPr>
          <w:b/>
          <w:bCs/>
        </w:rPr>
        <w:t xml:space="preserve"> → 완료. </w:t>
      </w:r>
      <w:r w:rsidRPr="00BC7B71">
        <w:t xml:space="preserve">2026-10-07 변경분은 </w:t>
      </w:r>
      <w:proofErr w:type="spellStart"/>
      <w:r w:rsidRPr="00BC7B71">
        <w:t>커밋</w:t>
      </w:r>
      <w:proofErr w:type="spellEnd"/>
      <w:r w:rsidRPr="00BC7B71">
        <w:t xml:space="preserve"> 01c8ce0 261007로 저장됨. EOL 정리 + .</w:t>
      </w:r>
      <w:proofErr w:type="spellStart"/>
      <w:r w:rsidRPr="00BC7B71">
        <w:t>gitattributes</w:t>
      </w:r>
      <w:proofErr w:type="spellEnd"/>
      <w:r w:rsidRPr="00BC7B71">
        <w:t xml:space="preserve">(* text=auto </w:t>
      </w:r>
      <w:proofErr w:type="spellStart"/>
      <w:r w:rsidRPr="00BC7B71">
        <w:t>eol</w:t>
      </w:r>
      <w:proofErr w:type="spellEnd"/>
      <w:r w:rsidRPr="00BC7B71">
        <w:t>=</w:t>
      </w:r>
      <w:proofErr w:type="spellStart"/>
      <w:r w:rsidRPr="00BC7B71">
        <w:t>lf</w:t>
      </w:r>
      <w:proofErr w:type="spellEnd"/>
      <w:r w:rsidRPr="00BC7B71">
        <w:t xml:space="preserve">)까지 </w:t>
      </w:r>
      <w:proofErr w:type="spellStart"/>
      <w:r w:rsidRPr="00BC7B71">
        <w:t>커밋</w:t>
      </w:r>
      <w:proofErr w:type="spellEnd"/>
      <w:r w:rsidRPr="00BC7B71">
        <w:t xml:space="preserve"> 6ea0efa로 완료. working tree LF, 유령 diff 소거.</w:t>
      </w:r>
    </w:p>
    <w:p w14:paraId="1A0E4A50" w14:textId="77777777" w:rsidR="00BC7B71" w:rsidRPr="00BC7B71" w:rsidRDefault="00BC7B71" w:rsidP="00BC7B71">
      <w:pPr>
        <w:numPr>
          <w:ilvl w:val="0"/>
          <w:numId w:val="11"/>
        </w:numPr>
        <w:rPr>
          <w:b/>
          <w:bCs/>
        </w:rPr>
      </w:pPr>
      <w:del w:id="1" w:author="Unknown">
        <w:r w:rsidRPr="00BC7B71">
          <w:rPr>
            <w:b/>
            <w:bCs/>
          </w:rPr>
          <w:delText>[간판 약점] 인과 엣지 보강.</w:delText>
        </w:r>
      </w:del>
      <w:r w:rsidRPr="00BC7B71">
        <w:rPr>
          <w:b/>
          <w:bCs/>
        </w:rPr>
        <w:t xml:space="preserve"> → 완료(2026-10-09). </w:t>
      </w:r>
      <w:r w:rsidRPr="00BC7B71">
        <w:t xml:space="preserve">Appendix C 참조. 6엣지→22엣지, 고립 노드 0, 단일 연결 구조. 방향 B(분석적 추론 레이어). </w:t>
      </w:r>
      <w:proofErr w:type="spellStart"/>
      <w:r w:rsidRPr="00BC7B71">
        <w:t>커밋</w:t>
      </w:r>
      <w:proofErr w:type="spellEnd"/>
      <w:r w:rsidRPr="00BC7B71">
        <w:t xml:space="preserve"> 6ea0efa.</w:t>
      </w:r>
    </w:p>
    <w:p w14:paraId="31459157" w14:textId="77777777" w:rsidR="00BC7B71" w:rsidRPr="00BC7B71" w:rsidRDefault="00BC7B71" w:rsidP="00BC7B71">
      <w:pPr>
        <w:numPr>
          <w:ilvl w:val="0"/>
          <w:numId w:val="11"/>
        </w:numPr>
      </w:pPr>
      <w:del w:id="2" w:author="Unknown">
        <w:r w:rsidRPr="00BC7B71">
          <w:rPr>
            <w:b/>
            <w:bCs/>
          </w:rPr>
          <w:delText>[북극성] 배포.</w:delText>
        </w:r>
      </w:del>
      <w:r w:rsidRPr="00BC7B71">
        <w:rPr>
          <w:b/>
          <w:bCs/>
        </w:rPr>
        <w:t xml:space="preserve"> → 완료(2026-10-09). </w:t>
      </w:r>
      <w:r w:rsidRPr="00BC7B71">
        <w:t xml:space="preserve">Appendix D 참조. Render </w:t>
      </w:r>
      <w:proofErr w:type="spellStart"/>
      <w:r w:rsidRPr="00BC7B71">
        <w:t>블루프린트로</w:t>
      </w:r>
      <w:proofErr w:type="spellEnd"/>
      <w:r w:rsidRPr="00BC7B71">
        <w:t xml:space="preserve"> </w:t>
      </w:r>
      <w:proofErr w:type="spellStart"/>
      <w:r w:rsidRPr="00BC7B71">
        <w:t>백엔드</w:t>
      </w:r>
      <w:proofErr w:type="spellEnd"/>
      <w:r w:rsidRPr="00BC7B71">
        <w:t xml:space="preserve">+프론트 동시 배포. 시연 링크: </w:t>
      </w:r>
      <w:hyperlink r:id="rId5" w:history="1">
        <w:r w:rsidRPr="00BC7B71">
          <w:rPr>
            <w:rStyle w:val="aa"/>
          </w:rPr>
          <w:t>https://safelife-atlas-web.onrender.com</w:t>
        </w:r>
      </w:hyperlink>
      <w:r w:rsidRPr="00BC7B71">
        <w:t xml:space="preserve"> (API: </w:t>
      </w:r>
      <w:hyperlink r:id="rId6" w:history="1">
        <w:r w:rsidRPr="00BC7B71">
          <w:rPr>
            <w:rStyle w:val="aa"/>
          </w:rPr>
          <w:t>https://safelife-atlas-api.onrender.com</w:t>
        </w:r>
      </w:hyperlink>
      <w:r w:rsidRPr="00BC7B71">
        <w:t xml:space="preserve">). 라이브 end-to-end 검증 통과(22노드 수신, CORS 통과). </w:t>
      </w:r>
      <w:proofErr w:type="spellStart"/>
      <w:r w:rsidRPr="00BC7B71">
        <w:t>콜드스타트</w:t>
      </w:r>
      <w:proofErr w:type="spellEnd"/>
      <w:r w:rsidRPr="00BC7B71">
        <w:t xml:space="preserve"> </w:t>
      </w:r>
      <w:proofErr w:type="spellStart"/>
      <w:r w:rsidRPr="00BC7B71">
        <w:t>핑거</w:t>
      </w:r>
      <w:proofErr w:type="spellEnd"/>
      <w:r w:rsidRPr="00BC7B71">
        <w:t>(cron-job.org /health 10분 주기)까지 설정 완료 + /health 200 확인.</w:t>
      </w:r>
    </w:p>
    <w:p w14:paraId="54E58BDF" w14:textId="77777777" w:rsidR="00BC7B71" w:rsidRPr="00BC7B71" w:rsidRDefault="00BC7B71" w:rsidP="00BC7B71">
      <w:pPr>
        <w:numPr>
          <w:ilvl w:val="0"/>
          <w:numId w:val="11"/>
        </w:numPr>
      </w:pPr>
      <w:r w:rsidRPr="00BC7B71">
        <w:rPr>
          <w:b/>
          <w:bCs/>
        </w:rPr>
        <w:t xml:space="preserve">[다음 재개] 접근성 실측 + README 증거 (간판 서사 증명). </w:t>
      </w:r>
      <w:r w:rsidRPr="00BC7B71">
        <w:t xml:space="preserve">Lighthouse 접근성/성능 측정(이제 배포 URL로 바로 측정 가능), 키보드 완주·스크린리더 수동 검증, README에 스크린샷·데모 GIF. 자동검사는 이슈의 ~30%만 잡으니 수동 검증이 진짜 증거. + README에 (a) 배포 링크, (b) </w:t>
      </w:r>
      <w:proofErr w:type="spellStart"/>
      <w:r w:rsidRPr="00BC7B71">
        <w:t>엣지</w:t>
      </w:r>
      <w:proofErr w:type="spellEnd"/>
      <w:r w:rsidRPr="00BC7B71">
        <w:t xml:space="preserve"> 보강이 "분석적 추론 레이어"임을 1~2줄 명시(Appendix C 요지).</w:t>
      </w:r>
    </w:p>
    <w:p w14:paraId="0533DEFB" w14:textId="77777777" w:rsidR="00BC7B71" w:rsidRPr="00BC7B71" w:rsidRDefault="00BC7B71" w:rsidP="00BC7B71">
      <w:pPr>
        <w:numPr>
          <w:ilvl w:val="0"/>
          <w:numId w:val="11"/>
        </w:numPr>
        <w:rPr>
          <w:b/>
          <w:bCs/>
        </w:rPr>
      </w:pPr>
      <w:r w:rsidRPr="00BC7B71">
        <w:rPr>
          <w:b/>
          <w:bCs/>
        </w:rPr>
        <w:t xml:space="preserve">(여유) dead 파일 </w:t>
      </w:r>
      <w:r w:rsidRPr="00BC7B71">
        <w:t>git rm: frontend/</w:t>
      </w:r>
      <w:proofErr w:type="spellStart"/>
      <w:r w:rsidRPr="00BC7B71">
        <w:t>src</w:t>
      </w:r>
      <w:proofErr w:type="spellEnd"/>
      <w:r w:rsidRPr="00BC7B71">
        <w:t xml:space="preserve">/App.css, </w:t>
      </w:r>
      <w:proofErr w:type="spellStart"/>
      <w:r w:rsidRPr="00BC7B71">
        <w:t>src</w:t>
      </w:r>
      <w:proofErr w:type="spellEnd"/>
      <w:r w:rsidRPr="00BC7B71">
        <w:t xml:space="preserve">/assets/{hero.png, </w:t>
      </w:r>
      <w:proofErr w:type="spellStart"/>
      <w:r w:rsidRPr="00BC7B71">
        <w:t>react.svg</w:t>
      </w:r>
      <w:proofErr w:type="spellEnd"/>
      <w:r w:rsidRPr="00BC7B71">
        <w:t xml:space="preserve">, </w:t>
      </w:r>
      <w:proofErr w:type="spellStart"/>
      <w:r w:rsidRPr="00BC7B71">
        <w:t>vite.svg</w:t>
      </w:r>
      <w:proofErr w:type="spellEnd"/>
      <w:r w:rsidRPr="00BC7B71">
        <w:t>}, public/</w:t>
      </w:r>
      <w:proofErr w:type="spellStart"/>
      <w:r w:rsidRPr="00BC7B71">
        <w:t>icons.svg</w:t>
      </w:r>
      <w:proofErr w:type="spellEnd"/>
      <w:r w:rsidRPr="00BC7B71">
        <w:t>.</w:t>
      </w:r>
    </w:p>
    <w:p w14:paraId="31FDE50D" w14:textId="77777777" w:rsidR="00BC7B71" w:rsidRPr="00BC7B71" w:rsidRDefault="00BC7B71" w:rsidP="00BC7B71">
      <w:pPr>
        <w:numPr>
          <w:ilvl w:val="0"/>
          <w:numId w:val="11"/>
        </w:numPr>
        <w:rPr>
          <w:b/>
          <w:bCs/>
        </w:rPr>
      </w:pPr>
      <w:r w:rsidRPr="00BC7B71">
        <w:rPr>
          <w:b/>
          <w:bCs/>
        </w:rPr>
        <w:t xml:space="preserve">(연계) </w:t>
      </w:r>
      <w:proofErr w:type="spellStart"/>
      <w:r w:rsidRPr="00BC7B71">
        <w:rPr>
          <w:b/>
          <w:bCs/>
        </w:rPr>
        <w:t>dagre</w:t>
      </w:r>
      <w:proofErr w:type="spellEnd"/>
      <w:r w:rsidRPr="00BC7B71">
        <w:rPr>
          <w:b/>
          <w:bCs/>
        </w:rPr>
        <w:t xml:space="preserve"> 자동 레이아웃 재검토. </w:t>
      </w:r>
      <w:proofErr w:type="spellStart"/>
      <w:r w:rsidRPr="00BC7B71">
        <w:t>엣지</w:t>
      </w:r>
      <w:proofErr w:type="spellEnd"/>
      <w:r w:rsidRPr="00BC7B71">
        <w:t xml:space="preserve"> 밀도 22개 확보로 "섬이 많아 흩어진다"는 보류 사유 해소됨 → 자동 레이아웃 재시도 가치 생김.</w:t>
      </w:r>
    </w:p>
    <w:p w14:paraId="01808402" w14:textId="77777777" w:rsidR="00817DFB" w:rsidRPr="00817DFB" w:rsidRDefault="00000000" w:rsidP="00817DFB">
      <w:pPr>
        <w:rPr>
          <w:b/>
          <w:bCs/>
        </w:rPr>
      </w:pPr>
      <w:r>
        <w:rPr>
          <w:b/>
          <w:bCs/>
        </w:rPr>
        <w:pict w14:anchorId="6258277F">
          <v:rect id="_x0000_i1026" style="width:0;height:1.5pt" o:hralign="center" o:hrstd="t" o:hr="t" fillcolor="#a0a0a0" stroked="f"/>
        </w:pict>
      </w:r>
    </w:p>
    <w:p w14:paraId="38DF3847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>1. 확정된 결정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9"/>
        <w:gridCol w:w="2664"/>
        <w:gridCol w:w="1443"/>
      </w:tblGrid>
      <w:tr w:rsidR="00BC7B71" w:rsidRPr="00BC7B71" w14:paraId="3F9BD9D0" w14:textId="77777777" w:rsidTr="00BC7B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EDC4C" w14:textId="77777777" w:rsidR="00BC7B71" w:rsidRPr="00BC7B71" w:rsidRDefault="00BC7B71" w:rsidP="00BC7B71">
            <w:pPr>
              <w:rPr>
                <w:b/>
                <w:bCs/>
              </w:rPr>
            </w:pPr>
            <w:r w:rsidRPr="00BC7B71">
              <w:rPr>
                <w:b/>
                <w:bCs/>
              </w:rPr>
              <w:lastRenderedPageBreak/>
              <w:t>결정</w:t>
            </w:r>
          </w:p>
        </w:tc>
        <w:tc>
          <w:tcPr>
            <w:tcW w:w="0" w:type="auto"/>
            <w:vAlign w:val="center"/>
            <w:hideMark/>
          </w:tcPr>
          <w:p w14:paraId="2BD64E04" w14:textId="77777777" w:rsidR="00BC7B71" w:rsidRPr="00BC7B71" w:rsidRDefault="00BC7B71" w:rsidP="00BC7B71">
            <w:pPr>
              <w:rPr>
                <w:b/>
                <w:bCs/>
              </w:rPr>
            </w:pPr>
            <w:r w:rsidRPr="00BC7B71">
              <w:rPr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577BB356" w14:textId="77777777" w:rsidR="00BC7B71" w:rsidRPr="00BC7B71" w:rsidRDefault="00BC7B71" w:rsidP="00BC7B71">
            <w:pPr>
              <w:rPr>
                <w:b/>
                <w:bCs/>
              </w:rPr>
            </w:pPr>
            <w:r w:rsidRPr="00BC7B71">
              <w:rPr>
                <w:b/>
                <w:bCs/>
              </w:rPr>
              <w:t>상태</w:t>
            </w:r>
          </w:p>
        </w:tc>
      </w:tr>
      <w:tr w:rsidR="00BC7B71" w:rsidRPr="00BC7B71" w14:paraId="41B7CFDA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C5CC" w14:textId="77777777" w:rsidR="00BC7B71" w:rsidRPr="00BC7B71" w:rsidRDefault="00BC7B71" w:rsidP="00BC7B71">
            <w:r w:rsidRPr="00BC7B71">
              <w:t xml:space="preserve">프로젝트 순서: ① 사회문제 보고서 익스플로러 먼저 → ② </w:t>
            </w:r>
            <w:proofErr w:type="spellStart"/>
            <w:r w:rsidRPr="00BC7B71">
              <w:t>LifeLogLLM</w:t>
            </w:r>
            <w:proofErr w:type="spellEnd"/>
            <w:r w:rsidRPr="00BC7B71">
              <w:t xml:space="preserve"> 나중</w:t>
            </w:r>
          </w:p>
        </w:tc>
        <w:tc>
          <w:tcPr>
            <w:tcW w:w="0" w:type="auto"/>
            <w:vAlign w:val="center"/>
            <w:hideMark/>
          </w:tcPr>
          <w:p w14:paraId="6753F6A7" w14:textId="77777777" w:rsidR="00BC7B71" w:rsidRPr="00BC7B71" w:rsidRDefault="00BC7B71" w:rsidP="00BC7B71">
            <w:r w:rsidRPr="00BC7B71">
              <w:t>재직 경험이라 서사가 진짜, ①의 파싱·</w:t>
            </w:r>
            <w:proofErr w:type="spellStart"/>
            <w:r w:rsidRPr="00BC7B71">
              <w:t>임베딩</w:t>
            </w:r>
            <w:proofErr w:type="spellEnd"/>
            <w:r w:rsidRPr="00BC7B71">
              <w:t>·RAG 파이프라인을 ②에 재사용(형제 프로젝트)</w:t>
            </w:r>
          </w:p>
        </w:tc>
        <w:tc>
          <w:tcPr>
            <w:tcW w:w="0" w:type="auto"/>
            <w:vAlign w:val="center"/>
            <w:hideMark/>
          </w:tcPr>
          <w:p w14:paraId="1B2A52D1" w14:textId="77777777" w:rsidR="00BC7B71" w:rsidRPr="00BC7B71" w:rsidRDefault="00BC7B71" w:rsidP="00BC7B71">
            <w:r w:rsidRPr="00BC7B71">
              <w:t>확정</w:t>
            </w:r>
          </w:p>
        </w:tc>
      </w:tr>
      <w:tr w:rsidR="00BC7B71" w:rsidRPr="00BC7B71" w14:paraId="2BFC1F27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B350" w14:textId="77777777" w:rsidR="00BC7B71" w:rsidRPr="00BC7B71" w:rsidRDefault="00BC7B71" w:rsidP="00BC7B71">
            <w:r w:rsidRPr="00BC7B71">
              <w:t>제작 방식: 수직 슬라이스, 항상 배포 상태 유지</w:t>
            </w:r>
          </w:p>
        </w:tc>
        <w:tc>
          <w:tcPr>
            <w:tcW w:w="0" w:type="auto"/>
            <w:vAlign w:val="center"/>
            <w:hideMark/>
          </w:tcPr>
          <w:p w14:paraId="79C4EB16" w14:textId="77777777" w:rsidR="00BC7B71" w:rsidRPr="00BC7B71" w:rsidRDefault="00BC7B71" w:rsidP="00BC7B71">
            <w:r w:rsidRPr="00BC7B71">
              <w:t>넓게 파다 만 것보다 하나를 끝까지 뚫은 것. 배포 링크 하나로 시연</w:t>
            </w:r>
          </w:p>
        </w:tc>
        <w:tc>
          <w:tcPr>
            <w:tcW w:w="0" w:type="auto"/>
            <w:vAlign w:val="center"/>
            <w:hideMark/>
          </w:tcPr>
          <w:p w14:paraId="127BA1D5" w14:textId="77777777" w:rsidR="00BC7B71" w:rsidRPr="00BC7B71" w:rsidRDefault="00BC7B71" w:rsidP="00BC7B71">
            <w:r w:rsidRPr="00BC7B71">
              <w:t>확정</w:t>
            </w:r>
          </w:p>
        </w:tc>
      </w:tr>
      <w:tr w:rsidR="00BC7B71" w:rsidRPr="00BC7B71" w14:paraId="0CE144BA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EC8B" w14:textId="77777777" w:rsidR="00BC7B71" w:rsidRPr="00BC7B71" w:rsidRDefault="00BC7B71" w:rsidP="00BC7B71">
            <w:r w:rsidRPr="00BC7B71">
              <w:t>프론트: React + React Flow</w:t>
            </w:r>
          </w:p>
        </w:tc>
        <w:tc>
          <w:tcPr>
            <w:tcW w:w="0" w:type="auto"/>
            <w:vAlign w:val="center"/>
            <w:hideMark/>
          </w:tcPr>
          <w:p w14:paraId="02D64E04" w14:textId="77777777" w:rsidR="00BC7B71" w:rsidRPr="00BC7B71" w:rsidRDefault="00BC7B71" w:rsidP="00BC7B71">
            <w:r w:rsidRPr="00BC7B71">
              <w:t xml:space="preserve">트리/그래프 특화, D3보다 </w:t>
            </w:r>
            <w:proofErr w:type="spellStart"/>
            <w:r w:rsidRPr="00BC7B71">
              <w:t>러닝커브</w:t>
            </w:r>
            <w:proofErr w:type="spellEnd"/>
            <w:r w:rsidRPr="00BC7B71">
              <w:t xml:space="preserve"> 낮음. 서사: "요구사항 작성자→화면 구현자"</w:t>
            </w:r>
          </w:p>
        </w:tc>
        <w:tc>
          <w:tcPr>
            <w:tcW w:w="0" w:type="auto"/>
            <w:vAlign w:val="center"/>
            <w:hideMark/>
          </w:tcPr>
          <w:p w14:paraId="727BA7CC" w14:textId="77777777" w:rsidR="00BC7B71" w:rsidRPr="00BC7B71" w:rsidRDefault="00BC7B71" w:rsidP="00BC7B71">
            <w:r w:rsidRPr="00BC7B71">
              <w:t>확정</w:t>
            </w:r>
          </w:p>
        </w:tc>
      </w:tr>
      <w:tr w:rsidR="00BC7B71" w:rsidRPr="00BC7B71" w14:paraId="43A61A73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5D13" w14:textId="77777777" w:rsidR="00BC7B71" w:rsidRPr="00BC7B71" w:rsidRDefault="00BC7B71" w:rsidP="00BC7B71">
            <w:proofErr w:type="spellStart"/>
            <w:r w:rsidRPr="00BC7B71">
              <w:t>백엔드</w:t>
            </w:r>
            <w:proofErr w:type="spellEnd"/>
            <w:r w:rsidRPr="00BC7B71">
              <w:t xml:space="preserve">: Python + </w:t>
            </w:r>
            <w:proofErr w:type="spellStart"/>
            <w:r w:rsidRPr="00BC7B71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D8303" w14:textId="77777777" w:rsidR="00BC7B71" w:rsidRPr="00BC7B71" w:rsidRDefault="00BC7B71" w:rsidP="00BC7B71">
            <w:r w:rsidRPr="00BC7B71">
              <w:t xml:space="preserve">Spring CRUD 게시판은 진부(면접관 </w:t>
            </w:r>
            <w:proofErr w:type="spellStart"/>
            <w:r w:rsidRPr="00BC7B71">
              <w:t>비선호</w:t>
            </w:r>
            <w:proofErr w:type="spellEnd"/>
            <w:r w:rsidRPr="00BC7B71">
              <w:t>). 비동기+</w:t>
            </w:r>
            <w:proofErr w:type="spellStart"/>
            <w:r w:rsidRPr="00BC7B71">
              <w:t>Pydantic</w:t>
            </w:r>
            <w:proofErr w:type="spellEnd"/>
            <w:r w:rsidRPr="00BC7B71">
              <w:t>+자동 Swagger. RAG/데이터 파이프라인을 단일 파이썬 생태계로 확장</w:t>
            </w:r>
          </w:p>
        </w:tc>
        <w:tc>
          <w:tcPr>
            <w:tcW w:w="0" w:type="auto"/>
            <w:vAlign w:val="center"/>
            <w:hideMark/>
          </w:tcPr>
          <w:p w14:paraId="7D97CD26" w14:textId="77777777" w:rsidR="00BC7B71" w:rsidRPr="00BC7B71" w:rsidRDefault="00BC7B71" w:rsidP="00BC7B71">
            <w:r w:rsidRPr="00BC7B71">
              <w:t>확정 (Java/Spring 기각)</w:t>
            </w:r>
          </w:p>
        </w:tc>
      </w:tr>
      <w:tr w:rsidR="00BC7B71" w:rsidRPr="00BC7B71" w14:paraId="1549ED31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7A21" w14:textId="77777777" w:rsidR="00BC7B71" w:rsidRPr="00BC7B71" w:rsidRDefault="00BC7B71" w:rsidP="00BC7B71">
            <w:r w:rsidRPr="00BC7B71">
              <w:t>구조: 통합 플랫폼, 대표 2~3개 도메인(사이버범죄·</w:t>
            </w:r>
            <w:proofErr w:type="gramStart"/>
            <w:r w:rsidRPr="00BC7B71">
              <w:t>AI /</w:t>
            </w:r>
            <w:proofErr w:type="gramEnd"/>
            <w:r w:rsidRPr="00BC7B71">
              <w:t xml:space="preserve"> 1인가구·안전), 필요시 4~5개 확장</w:t>
            </w:r>
          </w:p>
        </w:tc>
        <w:tc>
          <w:tcPr>
            <w:tcW w:w="0" w:type="auto"/>
            <w:vAlign w:val="center"/>
            <w:hideMark/>
          </w:tcPr>
          <w:p w14:paraId="0EC7215A" w14:textId="77777777" w:rsidR="00BC7B71" w:rsidRPr="00BC7B71" w:rsidRDefault="00BC7B71" w:rsidP="00BC7B71">
            <w:r w:rsidRPr="00BC7B71">
              <w:t>서비스 관점 = 대중 대상, 기업 주목도. 3번째 확장 후보: 기상재해/도시침수</w:t>
            </w:r>
          </w:p>
        </w:tc>
        <w:tc>
          <w:tcPr>
            <w:tcW w:w="0" w:type="auto"/>
            <w:vAlign w:val="center"/>
            <w:hideMark/>
          </w:tcPr>
          <w:p w14:paraId="0857399D" w14:textId="77777777" w:rsidR="00BC7B71" w:rsidRPr="00BC7B71" w:rsidRDefault="00BC7B71" w:rsidP="00BC7B71">
            <w:r w:rsidRPr="00BC7B71">
              <w:t>확정</w:t>
            </w:r>
          </w:p>
        </w:tc>
      </w:tr>
      <w:tr w:rsidR="00BC7B71" w:rsidRPr="00BC7B71" w14:paraId="6D747935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2A45" w14:textId="77777777" w:rsidR="00BC7B71" w:rsidRPr="00BC7B71" w:rsidRDefault="00BC7B71" w:rsidP="00BC7B71">
            <w:r w:rsidRPr="00BC7B71">
              <w:t>타깃: 일반 시민/청년 (서비스 관점). 면접관용 버전은 별도 제작</w:t>
            </w:r>
          </w:p>
        </w:tc>
        <w:tc>
          <w:tcPr>
            <w:tcW w:w="0" w:type="auto"/>
            <w:vAlign w:val="center"/>
            <w:hideMark/>
          </w:tcPr>
          <w:p w14:paraId="09EB7F1F" w14:textId="77777777" w:rsidR="00BC7B71" w:rsidRPr="00BC7B71" w:rsidRDefault="00BC7B71" w:rsidP="00BC7B71">
            <w:r w:rsidRPr="00BC7B71">
              <w:t xml:space="preserve">"당장 보여줄 수 있는 결과물" 중시. 서비스는 대중 대상이 </w:t>
            </w:r>
            <w:proofErr w:type="spellStart"/>
            <w:r w:rsidRPr="00BC7B71">
              <w:t>바람직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88AE0" w14:textId="77777777" w:rsidR="00BC7B71" w:rsidRPr="00BC7B71" w:rsidRDefault="00BC7B71" w:rsidP="00BC7B71">
            <w:r w:rsidRPr="00BC7B71">
              <w:t>확정</w:t>
            </w:r>
          </w:p>
        </w:tc>
      </w:tr>
      <w:tr w:rsidR="00BC7B71" w:rsidRPr="00BC7B71" w14:paraId="503283F8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CB2F" w14:textId="77777777" w:rsidR="00BC7B71" w:rsidRPr="00BC7B71" w:rsidRDefault="00BC7B71" w:rsidP="00BC7B71">
            <w:r w:rsidRPr="00BC7B71">
              <w:t xml:space="preserve">R&amp;D 성과 데이터(2023 기준)는 메인 아님 → 노드 </w:t>
            </w:r>
            <w:proofErr w:type="spellStart"/>
            <w:r w:rsidRPr="00BC7B71">
              <w:t>드로어</w:t>
            </w:r>
            <w:proofErr w:type="spellEnd"/>
            <w:r w:rsidRPr="00BC7B71">
              <w:t xml:space="preserve"> 하단 경량 레퍼런스 칩</w:t>
            </w:r>
          </w:p>
        </w:tc>
        <w:tc>
          <w:tcPr>
            <w:tcW w:w="0" w:type="auto"/>
            <w:vAlign w:val="center"/>
            <w:hideMark/>
          </w:tcPr>
          <w:p w14:paraId="3E319753" w14:textId="77777777" w:rsidR="00BC7B71" w:rsidRPr="00BC7B71" w:rsidRDefault="00BC7B71" w:rsidP="00BC7B71">
            <w:r w:rsidRPr="00BC7B71">
              <w:t xml:space="preserve">2023 시점 한계. 영구 해결책으로 배치 시 </w:t>
            </w:r>
            <w:proofErr w:type="spellStart"/>
            <w:r w:rsidRPr="00BC7B71">
              <w:t>최신성</w:t>
            </w:r>
            <w:proofErr w:type="spellEnd"/>
            <w:r w:rsidRPr="00BC7B71">
              <w:t xml:space="preserve"> 결여</w:t>
            </w:r>
          </w:p>
        </w:tc>
        <w:tc>
          <w:tcPr>
            <w:tcW w:w="0" w:type="auto"/>
            <w:vAlign w:val="center"/>
            <w:hideMark/>
          </w:tcPr>
          <w:p w14:paraId="0F872F69" w14:textId="77777777" w:rsidR="00BC7B71" w:rsidRPr="00BC7B71" w:rsidRDefault="00BC7B71" w:rsidP="00BC7B71">
            <w:r w:rsidRPr="00BC7B71">
              <w:t>확정</w:t>
            </w:r>
          </w:p>
        </w:tc>
      </w:tr>
      <w:tr w:rsidR="00BC7B71" w:rsidRPr="00BC7B71" w14:paraId="6ECE1025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9D1B" w14:textId="77777777" w:rsidR="00BC7B71" w:rsidRPr="00BC7B71" w:rsidRDefault="00BC7B71" w:rsidP="00BC7B71">
            <w:r w:rsidRPr="00BC7B71">
              <w:t>지역 의제(연속성 단절)는 실시간 연동 아님 → 지역별 빈출 이슈 태그(메타데이터 필터)</w:t>
            </w:r>
          </w:p>
        </w:tc>
        <w:tc>
          <w:tcPr>
            <w:tcW w:w="0" w:type="auto"/>
            <w:vAlign w:val="center"/>
            <w:hideMark/>
          </w:tcPr>
          <w:p w14:paraId="6880F0BE" w14:textId="77777777" w:rsidR="00BC7B71" w:rsidRPr="00BC7B71" w:rsidRDefault="00BC7B71" w:rsidP="00BC7B71">
            <w:r w:rsidRPr="00BC7B71">
              <w:t xml:space="preserve">2023년만 진행되고 이후 흐지부지. "실시간 전국 </w:t>
            </w:r>
            <w:r w:rsidRPr="00BC7B71">
              <w:lastRenderedPageBreak/>
              <w:t>연동" 주장 위험</w:t>
            </w:r>
          </w:p>
        </w:tc>
        <w:tc>
          <w:tcPr>
            <w:tcW w:w="0" w:type="auto"/>
            <w:vAlign w:val="center"/>
            <w:hideMark/>
          </w:tcPr>
          <w:p w14:paraId="35A0A45B" w14:textId="77777777" w:rsidR="00BC7B71" w:rsidRPr="00BC7B71" w:rsidRDefault="00BC7B71" w:rsidP="00BC7B71">
            <w:r w:rsidRPr="00BC7B71">
              <w:lastRenderedPageBreak/>
              <w:t>확정</w:t>
            </w:r>
          </w:p>
        </w:tc>
      </w:tr>
      <w:tr w:rsidR="00BC7B71" w:rsidRPr="00BC7B71" w14:paraId="5CD71AA7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5A84" w14:textId="77777777" w:rsidR="00BC7B71" w:rsidRPr="00BC7B71" w:rsidRDefault="00BC7B71" w:rsidP="00BC7B71">
            <w:proofErr w:type="spellStart"/>
            <w:r w:rsidRPr="00BC7B71">
              <w:t>최신성</w:t>
            </w:r>
            <w:proofErr w:type="spellEnd"/>
            <w:r w:rsidRPr="00BC7B71">
              <w:t xml:space="preserve"> 보완: 2024~26 </w:t>
            </w:r>
            <w:proofErr w:type="spellStart"/>
            <w:r w:rsidRPr="00BC7B71">
              <w:t>빅카인즈</w:t>
            </w:r>
            <w:proofErr w:type="spellEnd"/>
            <w:r w:rsidRPr="00BC7B71">
              <w:t xml:space="preserve"> 언론 키워드를 2023 기준선에 매핑</w:t>
            </w:r>
          </w:p>
        </w:tc>
        <w:tc>
          <w:tcPr>
            <w:tcW w:w="0" w:type="auto"/>
            <w:vAlign w:val="center"/>
            <w:hideMark/>
          </w:tcPr>
          <w:p w14:paraId="42F37C8E" w14:textId="77777777" w:rsidR="00BC7B71" w:rsidRPr="00BC7B71" w:rsidRDefault="00BC7B71" w:rsidP="00BC7B71">
            <w:r w:rsidRPr="00BC7B71">
              <w:t>시점 간극을 약점이 아닌 분석 축으로</w:t>
            </w:r>
          </w:p>
        </w:tc>
        <w:tc>
          <w:tcPr>
            <w:tcW w:w="0" w:type="auto"/>
            <w:vAlign w:val="center"/>
            <w:hideMark/>
          </w:tcPr>
          <w:p w14:paraId="11FE1E25" w14:textId="77777777" w:rsidR="00BC7B71" w:rsidRPr="00BC7B71" w:rsidRDefault="00BC7B71" w:rsidP="00BC7B71">
            <w:r w:rsidRPr="00BC7B71">
              <w:t>확정</w:t>
            </w:r>
          </w:p>
        </w:tc>
      </w:tr>
      <w:tr w:rsidR="00BC7B71" w:rsidRPr="00BC7B71" w14:paraId="0AA0BE01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4EC3" w14:textId="77777777" w:rsidR="00BC7B71" w:rsidRPr="00BC7B71" w:rsidRDefault="00BC7B71" w:rsidP="00BC7B71">
            <w:r w:rsidRPr="00BC7B71">
              <w:t xml:space="preserve">analytics 패널 위치·구성 확정 (2026-10-07): 우측 사이드 패널 2단 탭(종합 분석 ↔ 세부문제 정보). 종합 분석 탭 노출 = 평균(시급성·과기기대) + Gap Top3 + </w:t>
            </w:r>
            <w:proofErr w:type="spellStart"/>
            <w:r w:rsidRPr="00BC7B71">
              <w:t>사분면</w:t>
            </w:r>
            <w:proofErr w:type="spellEnd"/>
            <w:r w:rsidRPr="00BC7B71">
              <w:t xml:space="preserve"> 분포 전부</w:t>
            </w:r>
          </w:p>
        </w:tc>
        <w:tc>
          <w:tcPr>
            <w:tcW w:w="0" w:type="auto"/>
            <w:vAlign w:val="center"/>
            <w:hideMark/>
          </w:tcPr>
          <w:p w14:paraId="2FA85D5E" w14:textId="77777777" w:rsidR="00BC7B71" w:rsidRPr="00BC7B71" w:rsidRDefault="00BC7B71" w:rsidP="00BC7B71">
            <w:r w:rsidRPr="00BC7B71">
              <w:t>섹션 4 "analytics 화면 노출" 미결 항목 해소. "</w:t>
            </w:r>
            <w:proofErr w:type="spellStart"/>
            <w:r w:rsidRPr="00BC7B71">
              <w:t>백엔드</w:t>
            </w:r>
            <w:proofErr w:type="spellEnd"/>
            <w:r w:rsidRPr="00BC7B71">
              <w:t xml:space="preserve"> 두께" + 석사 시사점분석 역량을 저비용 시연</w:t>
            </w:r>
          </w:p>
        </w:tc>
        <w:tc>
          <w:tcPr>
            <w:tcW w:w="0" w:type="auto"/>
            <w:vAlign w:val="center"/>
            <w:hideMark/>
          </w:tcPr>
          <w:p w14:paraId="6912A069" w14:textId="77777777" w:rsidR="00BC7B71" w:rsidRPr="00BC7B71" w:rsidRDefault="00BC7B71" w:rsidP="00BC7B71">
            <w:r w:rsidRPr="00BC7B71">
              <w:t>확정 (구현·동작 확인)</w:t>
            </w:r>
          </w:p>
        </w:tc>
      </w:tr>
      <w:tr w:rsidR="00BC7B71" w:rsidRPr="00BC7B71" w14:paraId="197B49EB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E861" w14:textId="77777777" w:rsidR="00BC7B71" w:rsidRPr="00BC7B71" w:rsidRDefault="00BC7B71" w:rsidP="00BC7B71">
            <w:r w:rsidRPr="00BC7B71">
              <w:t xml:space="preserve">인과 </w:t>
            </w:r>
            <w:proofErr w:type="spellStart"/>
            <w:r w:rsidRPr="00BC7B71">
              <w:t>엣지</w:t>
            </w:r>
            <w:proofErr w:type="spellEnd"/>
            <w:r w:rsidRPr="00BC7B71">
              <w:t xml:space="preserve"> = 분석적 추론 레이어 (2026-10-09): 22노드 출처 원본 보고서 부재/불명 → </w:t>
            </w:r>
            <w:proofErr w:type="spellStart"/>
            <w:r w:rsidRPr="00BC7B71">
              <w:t>엣지</w:t>
            </w:r>
            <w:proofErr w:type="spellEnd"/>
            <w:r w:rsidRPr="00BC7B71">
              <w:t xml:space="preserve">(화살표)는 노드 description + KISTEP 문제트리 양식(원인/영향 분류)에 근거한 </w:t>
            </w:r>
            <w:proofErr w:type="spellStart"/>
            <w:r w:rsidRPr="00BC7B71">
              <w:t>분석자</w:t>
            </w:r>
            <w:proofErr w:type="spellEnd"/>
            <w:r w:rsidRPr="00BC7B71">
              <w:t xml:space="preserve"> 추론으로 명시. KISTEP </w:t>
            </w:r>
            <w:proofErr w:type="spellStart"/>
            <w:r w:rsidRPr="00BC7B71">
              <w:t>문제트리</w:t>
            </w:r>
            <w:proofErr w:type="spellEnd"/>
            <w:r w:rsidRPr="00BC7B71">
              <w:t xml:space="preserve"> 자체가 원인→영향 화살표를 안 그림(분류 리스트)이라, 어떤 원본이 있어도 </w:t>
            </w:r>
            <w:proofErr w:type="spellStart"/>
            <w:r w:rsidRPr="00BC7B71">
              <w:t>엣지는</w:t>
            </w:r>
            <w:proofErr w:type="spellEnd"/>
            <w:r w:rsidRPr="00BC7B71">
              <w:t xml:space="preserve"> 추론 레이어가 됨</w:t>
            </w:r>
          </w:p>
        </w:tc>
        <w:tc>
          <w:tcPr>
            <w:tcW w:w="0" w:type="auto"/>
            <w:vAlign w:val="center"/>
            <w:hideMark/>
          </w:tcPr>
          <w:p w14:paraId="1ED0BE09" w14:textId="77777777" w:rsidR="00BC7B71" w:rsidRPr="00BC7B71" w:rsidRDefault="00BC7B71" w:rsidP="00BC7B71">
            <w:r w:rsidRPr="00BC7B71">
              <w:t>간판 약점(희소 구조) 해소 + 정직성(출처 과장 방지). Appendix C</w:t>
            </w:r>
          </w:p>
        </w:tc>
        <w:tc>
          <w:tcPr>
            <w:tcW w:w="0" w:type="auto"/>
            <w:vAlign w:val="center"/>
            <w:hideMark/>
          </w:tcPr>
          <w:p w14:paraId="49172F38" w14:textId="77777777" w:rsidR="00BC7B71" w:rsidRPr="00BC7B71" w:rsidRDefault="00BC7B71" w:rsidP="00BC7B71">
            <w:r w:rsidRPr="00BC7B71">
              <w:t>확정</w:t>
            </w:r>
          </w:p>
        </w:tc>
      </w:tr>
      <w:tr w:rsidR="00BC7B71" w:rsidRPr="00BC7B71" w14:paraId="2E19E447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F764B" w14:textId="77777777" w:rsidR="00BC7B71" w:rsidRPr="00BC7B71" w:rsidRDefault="00BC7B71" w:rsidP="00BC7B71">
            <w:r w:rsidRPr="00BC7B71">
              <w:t xml:space="preserve">배포 = Render </w:t>
            </w:r>
            <w:proofErr w:type="spellStart"/>
            <w:r w:rsidRPr="00BC7B71">
              <w:t>블루프린트</w:t>
            </w:r>
            <w:proofErr w:type="spellEnd"/>
            <w:r w:rsidRPr="00BC7B71">
              <w:t>(</w:t>
            </w:r>
            <w:proofErr w:type="spellStart"/>
            <w:proofErr w:type="gramStart"/>
            <w:r w:rsidRPr="00BC7B71">
              <w:t>render.yaml</w:t>
            </w:r>
            <w:proofErr w:type="spellEnd"/>
            <w:proofErr w:type="gramEnd"/>
            <w:r w:rsidRPr="00BC7B71">
              <w:t xml:space="preserve">) 단일 플랫폼 (2026-10-09): </w:t>
            </w:r>
            <w:proofErr w:type="spellStart"/>
            <w:r w:rsidRPr="00BC7B71">
              <w:t>백엔드</w:t>
            </w:r>
            <w:proofErr w:type="spellEnd"/>
            <w:r w:rsidRPr="00BC7B71">
              <w:t xml:space="preserve"> web service(free) + 프론트 static site, GitHub main push 자동 </w:t>
            </w:r>
            <w:proofErr w:type="spellStart"/>
            <w:r w:rsidRPr="00BC7B71">
              <w:t>재배포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9DE62" w14:textId="77777777" w:rsidR="00BC7B71" w:rsidRPr="00BC7B71" w:rsidRDefault="00BC7B71" w:rsidP="00BC7B71">
            <w:r w:rsidRPr="00BC7B71">
              <w:t xml:space="preserve">한 플랫폼·한 대시보드, 카드 불필요, </w:t>
            </w:r>
            <w:proofErr w:type="spellStart"/>
            <w:proofErr w:type="gramStart"/>
            <w:r w:rsidRPr="00BC7B71">
              <w:t>render.yaml</w:t>
            </w:r>
            <w:proofErr w:type="spellEnd"/>
            <w:proofErr w:type="gramEnd"/>
            <w:r w:rsidRPr="00BC7B71">
              <w:t xml:space="preserve"> 자체가 </w:t>
            </w:r>
            <w:proofErr w:type="spellStart"/>
            <w:r w:rsidRPr="00BC7B71">
              <w:t>IaC</w:t>
            </w:r>
            <w:proofErr w:type="spellEnd"/>
            <w:r w:rsidRPr="00BC7B71">
              <w:t xml:space="preserve"> 포트폴리오 가점. Appendix D</w:t>
            </w:r>
          </w:p>
        </w:tc>
        <w:tc>
          <w:tcPr>
            <w:tcW w:w="0" w:type="auto"/>
            <w:vAlign w:val="center"/>
            <w:hideMark/>
          </w:tcPr>
          <w:p w14:paraId="0AD525DA" w14:textId="77777777" w:rsidR="00BC7B71" w:rsidRPr="00BC7B71" w:rsidRDefault="00BC7B71" w:rsidP="00BC7B71">
            <w:r w:rsidRPr="00BC7B71">
              <w:t>확정</w:t>
            </w:r>
          </w:p>
        </w:tc>
      </w:tr>
    </w:tbl>
    <w:p w14:paraId="6E68D18F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>2. 연기 (v2 이후)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829"/>
        <w:gridCol w:w="5055"/>
      </w:tblGrid>
      <w:tr w:rsidR="00BC7B71" w:rsidRPr="00BC7B71" w14:paraId="2AF29439" w14:textId="77777777" w:rsidTr="00BC7B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C54DC" w14:textId="77777777" w:rsidR="00BC7B71" w:rsidRPr="00BC7B71" w:rsidRDefault="00BC7B71" w:rsidP="00BC7B71">
            <w:pPr>
              <w:rPr>
                <w:b/>
                <w:bCs/>
              </w:rPr>
            </w:pPr>
            <w:r w:rsidRPr="00BC7B71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39043C8" w14:textId="77777777" w:rsidR="00BC7B71" w:rsidRPr="00BC7B71" w:rsidRDefault="00BC7B71" w:rsidP="00BC7B71">
            <w:pPr>
              <w:rPr>
                <w:b/>
                <w:bCs/>
              </w:rPr>
            </w:pPr>
            <w:r w:rsidRPr="00BC7B71">
              <w:rPr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20850A8D" w14:textId="77777777" w:rsidR="00BC7B71" w:rsidRPr="00BC7B71" w:rsidRDefault="00BC7B71" w:rsidP="00BC7B71">
            <w:pPr>
              <w:rPr>
                <w:b/>
                <w:bCs/>
              </w:rPr>
            </w:pPr>
            <w:r w:rsidRPr="00BC7B71">
              <w:rPr>
                <w:b/>
                <w:bCs/>
              </w:rPr>
              <w:t>상태</w:t>
            </w:r>
          </w:p>
        </w:tc>
      </w:tr>
      <w:tr w:rsidR="00BC7B71" w:rsidRPr="00BC7B71" w14:paraId="6974B337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0FBF" w14:textId="77777777" w:rsidR="00BC7B71" w:rsidRPr="00BC7B71" w:rsidRDefault="00BC7B71" w:rsidP="00BC7B71">
            <w:r w:rsidRPr="00BC7B71">
              <w:t>RAG 질의응답</w:t>
            </w:r>
          </w:p>
        </w:tc>
        <w:tc>
          <w:tcPr>
            <w:tcW w:w="0" w:type="auto"/>
            <w:vAlign w:val="center"/>
            <w:hideMark/>
          </w:tcPr>
          <w:p w14:paraId="56C1DF56" w14:textId="77777777" w:rsidR="00BC7B71" w:rsidRPr="00BC7B71" w:rsidRDefault="00BC7B71" w:rsidP="00BC7B71">
            <w:r w:rsidRPr="00BC7B71">
              <w:t xml:space="preserve">후순위. </w:t>
            </w:r>
            <w:proofErr w:type="spellStart"/>
            <w:r w:rsidRPr="00BC7B71">
              <w:t>FastAPI</w:t>
            </w:r>
            <w:proofErr w:type="spellEnd"/>
            <w:r w:rsidRPr="00BC7B71">
              <w:t xml:space="preserve"> 채택 자체가 이걸 위한 포석(언어 변경 없이 </w:t>
            </w:r>
            <w:proofErr w:type="spellStart"/>
            <w:r w:rsidRPr="00BC7B71">
              <w:t>LangChain</w:t>
            </w:r>
            <w:proofErr w:type="spellEnd"/>
            <w:r w:rsidRPr="00BC7B71">
              <w:t xml:space="preserve"> 확장)</w:t>
            </w:r>
          </w:p>
        </w:tc>
        <w:tc>
          <w:tcPr>
            <w:tcW w:w="0" w:type="auto"/>
            <w:vAlign w:val="center"/>
            <w:hideMark/>
          </w:tcPr>
          <w:p w14:paraId="66A1D4FC" w14:textId="77777777" w:rsidR="00BC7B71" w:rsidRPr="00BC7B71" w:rsidRDefault="00BC7B71" w:rsidP="00BC7B71">
            <w:r w:rsidRPr="00BC7B71">
              <w:t>v-later 명시</w:t>
            </w:r>
          </w:p>
        </w:tc>
      </w:tr>
      <w:tr w:rsidR="00BC7B71" w:rsidRPr="00BC7B71" w14:paraId="74E31F57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45DC" w14:textId="77777777" w:rsidR="00BC7B71" w:rsidRPr="00BC7B71" w:rsidRDefault="00BC7B71" w:rsidP="00BC7B71">
            <w:r w:rsidRPr="00BC7B71">
              <w:t>정책-여론 갭 분석 대시보드</w:t>
            </w:r>
          </w:p>
        </w:tc>
        <w:tc>
          <w:tcPr>
            <w:tcW w:w="0" w:type="auto"/>
            <w:vAlign w:val="center"/>
            <w:hideMark/>
          </w:tcPr>
          <w:p w14:paraId="1AE0CC96" w14:textId="77777777" w:rsidR="00BC7B71" w:rsidRPr="00BC7B71" w:rsidRDefault="00BC7B71" w:rsidP="00BC7B71">
            <w:proofErr w:type="spellStart"/>
            <w:r w:rsidRPr="00BC7B71">
              <w:t>차별점</w:t>
            </w:r>
            <w:proofErr w:type="spellEnd"/>
            <w:r w:rsidRPr="00BC7B71">
              <w:t>(석사 시사점분석 역량)이라 포기 못하나 현재 구현 확신 부족</w:t>
            </w:r>
          </w:p>
        </w:tc>
        <w:tc>
          <w:tcPr>
            <w:tcW w:w="0" w:type="auto"/>
            <w:vAlign w:val="center"/>
            <w:hideMark/>
          </w:tcPr>
          <w:p w14:paraId="3D154ACB" w14:textId="77777777" w:rsidR="00BC7B71" w:rsidRPr="00BC7B71" w:rsidRDefault="00BC7B71" w:rsidP="00BC7B71">
            <w:r w:rsidRPr="00BC7B71">
              <w:t>v2 연기. README 명문화 + v1 스키마에 점수·키워드 필드 유지(재모델링 없이 얹힘). MVP = 1개 도메인 정적 비교 차트(</w:t>
            </w:r>
            <w:proofErr w:type="spellStart"/>
            <w:r w:rsidRPr="00BC7B71">
              <w:t>빅카인즈</w:t>
            </w:r>
            <w:proofErr w:type="spellEnd"/>
            <w:r w:rsidRPr="00BC7B71">
              <w:t xml:space="preserve"> 집계 엑셀, 전재 아님) → 이후 오픈API</w:t>
            </w:r>
          </w:p>
        </w:tc>
      </w:tr>
    </w:tbl>
    <w:p w14:paraId="48364564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lastRenderedPageBreak/>
        <w:t>3. 접근성 (v1 필수 + 간판 서사)</w:t>
      </w:r>
    </w:p>
    <w:p w14:paraId="6510DFAC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>전제: 접근성은 이 프로젝트의 명분 그 자체(106명 설문: 글자 작음·텍스트 나열·느림·복잡). 결과물이 수치로 증명 안 되면 명분과 결과물이 따로 논다.</w:t>
      </w:r>
    </w:p>
    <w:p w14:paraId="5361BB3A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 xml:space="preserve">공개 표기 주의(2026-09-24): README 등 대외 문서에는 "106명" 같은 구체 수치를 넣지 않는다. 설문 시점이 2023 기준이라 현재형으로 박으면 </w:t>
      </w:r>
      <w:proofErr w:type="spellStart"/>
      <w:r w:rsidRPr="00BC7B71">
        <w:rPr>
          <w:b/>
          <w:bCs/>
        </w:rPr>
        <w:t>최신성</w:t>
      </w:r>
      <w:proofErr w:type="spellEnd"/>
      <w:r w:rsidRPr="00BC7B71">
        <w:rPr>
          <w:b/>
          <w:bCs/>
        </w:rPr>
        <w:t xml:space="preserve"> 공격 포인트가 된다. 설문 사실은 언급하되 수치는 생략. (이 로그엔 내부 기록으로 </w:t>
      </w:r>
      <w:proofErr w:type="spellStart"/>
      <w:r w:rsidRPr="00BC7B71">
        <w:rPr>
          <w:b/>
          <w:bCs/>
        </w:rPr>
        <w:t>원수치</w:t>
      </w:r>
      <w:proofErr w:type="spellEnd"/>
      <w:r w:rsidRPr="00BC7B71">
        <w:rPr>
          <w:b/>
          <w:bCs/>
        </w:rPr>
        <w:t xml:space="preserve"> 보존) — 2026-10-07 README 확인: "106명" </w:t>
      </w:r>
      <w:proofErr w:type="spellStart"/>
      <w:r w:rsidRPr="00BC7B71">
        <w:rPr>
          <w:b/>
          <w:bCs/>
        </w:rPr>
        <w:t>미노출</w:t>
      </w:r>
      <w:proofErr w:type="spellEnd"/>
      <w:r w:rsidRPr="00BC7B71">
        <w:rPr>
          <w:b/>
          <w:bCs/>
        </w:rPr>
        <w:t>, 준수 중.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5454"/>
        <w:gridCol w:w="2443"/>
      </w:tblGrid>
      <w:tr w:rsidR="00BC7B71" w:rsidRPr="00BC7B71" w14:paraId="1A0D692C" w14:textId="77777777" w:rsidTr="00BC7B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86F91" w14:textId="77777777" w:rsidR="00BC7B71" w:rsidRPr="00BC7B71" w:rsidRDefault="00BC7B71" w:rsidP="00BC7B71">
            <w:pPr>
              <w:rPr>
                <w:b/>
                <w:bCs/>
              </w:rPr>
            </w:pPr>
            <w:r w:rsidRPr="00BC7B71">
              <w:rPr>
                <w:b/>
                <w:bCs/>
              </w:rPr>
              <w:t>축</w:t>
            </w:r>
          </w:p>
        </w:tc>
        <w:tc>
          <w:tcPr>
            <w:tcW w:w="0" w:type="auto"/>
            <w:vAlign w:val="center"/>
            <w:hideMark/>
          </w:tcPr>
          <w:p w14:paraId="46BD032A" w14:textId="77777777" w:rsidR="00BC7B71" w:rsidRPr="00BC7B71" w:rsidRDefault="00BC7B71" w:rsidP="00BC7B71">
            <w:pPr>
              <w:rPr>
                <w:b/>
                <w:bCs/>
              </w:rPr>
            </w:pPr>
            <w:r w:rsidRPr="00BC7B71">
              <w:rPr>
                <w:b/>
                <w:bCs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5C2F34E7" w14:textId="77777777" w:rsidR="00BC7B71" w:rsidRPr="00BC7B71" w:rsidRDefault="00BC7B71" w:rsidP="00BC7B71">
            <w:pPr>
              <w:rPr>
                <w:b/>
                <w:bCs/>
              </w:rPr>
            </w:pPr>
            <w:r w:rsidRPr="00BC7B71">
              <w:rPr>
                <w:b/>
                <w:bCs/>
              </w:rPr>
              <w:t>상태</w:t>
            </w:r>
          </w:p>
        </w:tc>
      </w:tr>
      <w:tr w:rsidR="00BC7B71" w:rsidRPr="00BC7B71" w14:paraId="70DDDD21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7C01" w14:textId="77777777" w:rsidR="00BC7B71" w:rsidRPr="00BC7B71" w:rsidRDefault="00BC7B71" w:rsidP="00BC7B71">
            <w:r w:rsidRPr="00BC7B71">
              <w:t>(a) 접근 가능한 그래프</w:t>
            </w:r>
          </w:p>
        </w:tc>
        <w:tc>
          <w:tcPr>
            <w:tcW w:w="0" w:type="auto"/>
            <w:vAlign w:val="center"/>
            <w:hideMark/>
          </w:tcPr>
          <w:p w14:paraId="0209DCA0" w14:textId="77777777" w:rsidR="00BC7B71" w:rsidRPr="00BC7B71" w:rsidRDefault="00BC7B71" w:rsidP="00BC7B71">
            <w:r w:rsidRPr="00BC7B71">
              <w:t xml:space="preserve">React Flow는 스크린리더로 거의 안 읽힘 → 같은 JSON을 의미론적 대체 뷰(리스트/테이블 + 키보드 탐색)로도 </w:t>
            </w:r>
            <w:proofErr w:type="spellStart"/>
            <w:r w:rsidRPr="00BC7B71">
              <w:t>렌더</w:t>
            </w:r>
            <w:proofErr w:type="spellEnd"/>
            <w:r w:rsidRPr="00BC7B71">
              <w:t>. "정부가 시민에게 실패한 접근성을 그래프에서까지 해결"</w:t>
            </w:r>
          </w:p>
        </w:tc>
        <w:tc>
          <w:tcPr>
            <w:tcW w:w="0" w:type="auto"/>
            <w:vAlign w:val="center"/>
            <w:hideMark/>
          </w:tcPr>
          <w:p w14:paraId="4F61AAAF" w14:textId="77777777" w:rsidR="00BC7B71" w:rsidRPr="00BC7B71" w:rsidRDefault="00BC7B71" w:rsidP="00BC7B71">
            <w:r w:rsidRPr="00BC7B71">
              <w:t>간판 기술 서사로 채택 (구현됨)</w:t>
            </w:r>
          </w:p>
        </w:tc>
      </w:tr>
      <w:tr w:rsidR="00BC7B71" w:rsidRPr="00BC7B71" w14:paraId="77C8057D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3EDE" w14:textId="77777777" w:rsidR="00BC7B71" w:rsidRPr="00BC7B71" w:rsidRDefault="00BC7B71" w:rsidP="00BC7B71">
            <w:r w:rsidRPr="00BC7B71">
              <w:t>(b) 저비용 필수</w:t>
            </w:r>
          </w:p>
        </w:tc>
        <w:tc>
          <w:tcPr>
            <w:tcW w:w="0" w:type="auto"/>
            <w:vAlign w:val="center"/>
            <w:hideMark/>
          </w:tcPr>
          <w:p w14:paraId="686D7222" w14:textId="77777777" w:rsidR="00BC7B71" w:rsidRPr="00BC7B71" w:rsidRDefault="00BC7B71" w:rsidP="00BC7B71">
            <w:r w:rsidRPr="00BC7B71">
              <w:t xml:space="preserve">색만으로 구분 금지(원인/영향에 아이콘·라벨 병행), 대비 4.5:1, 모바일 </w:t>
            </w:r>
            <w:proofErr w:type="spellStart"/>
            <w:r w:rsidRPr="00BC7B71">
              <w:t>폴백</w:t>
            </w:r>
            <w:proofErr w:type="spellEnd"/>
            <w:r w:rsidRPr="00BC7B71">
              <w:t>(그래프 대신 아코디언)</w:t>
            </w:r>
          </w:p>
        </w:tc>
        <w:tc>
          <w:tcPr>
            <w:tcW w:w="0" w:type="auto"/>
            <w:vAlign w:val="center"/>
            <w:hideMark/>
          </w:tcPr>
          <w:p w14:paraId="49C077FD" w14:textId="77777777" w:rsidR="00BC7B71" w:rsidRPr="00BC7B71" w:rsidRDefault="00BC7B71" w:rsidP="00BC7B71">
            <w:r w:rsidRPr="00BC7B71">
              <w:t>v1 필수. 원인/영향 아이콘(</w:t>
            </w:r>
            <w:proofErr w:type="spellStart"/>
            <w:r w:rsidRPr="00BC7B71">
              <w:t>lucide</w:t>
            </w:r>
            <w:proofErr w:type="spellEnd"/>
            <w:r w:rsidRPr="00BC7B71">
              <w:t xml:space="preserve"> Zap/Target) 병행 완료(2026-09-24). 대비·모바일 </w:t>
            </w:r>
            <w:proofErr w:type="spellStart"/>
            <w:r w:rsidRPr="00BC7B71">
              <w:t>폴백은</w:t>
            </w:r>
            <w:proofErr w:type="spellEnd"/>
            <w:r w:rsidRPr="00BC7B71">
              <w:t xml:space="preserve"> </w:t>
            </w:r>
            <w:proofErr w:type="spellStart"/>
            <w:r w:rsidRPr="00BC7B71">
              <w:t>미검증</w:t>
            </w:r>
            <w:proofErr w:type="spellEnd"/>
          </w:p>
        </w:tc>
      </w:tr>
      <w:tr w:rsidR="00BC7B71" w:rsidRPr="00BC7B71" w14:paraId="6EA640A8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91C8" w14:textId="77777777" w:rsidR="00BC7B71" w:rsidRPr="00BC7B71" w:rsidRDefault="00BC7B71" w:rsidP="00BC7B71">
            <w:r w:rsidRPr="00BC7B71">
              <w:t>(c) 목표 수치 (WCAG 2.1 AA)</w:t>
            </w:r>
          </w:p>
        </w:tc>
        <w:tc>
          <w:tcPr>
            <w:tcW w:w="0" w:type="auto"/>
            <w:vAlign w:val="center"/>
            <w:hideMark/>
          </w:tcPr>
          <w:p w14:paraId="1EF08BC9" w14:textId="77777777" w:rsidR="00BC7B71" w:rsidRPr="00BC7B71" w:rsidRDefault="00BC7B71" w:rsidP="00BC7B71">
            <w:r w:rsidRPr="00BC7B71">
              <w:t>Lighthouse 접근성 ≥95 · 성능 데스크톱 ≥90/모바일 ≥80 · Best Practices ≥95. Core Web Vitals: LCP&lt;2.5s, INP&lt;200ms, CLS&lt;0.1. 키보드 100% 도달·조작 + focus ring. 주의: Lighthouse 자동검사는 접근성 이슈의 ~30%만 잡음 → 키보드 완주·스크린리더 실사용 수동 검증이 진짜 증거. README에 Lighthouse 스크린샷 + 키보드/스크린리더 데모 GIF</w:t>
            </w:r>
          </w:p>
        </w:tc>
        <w:tc>
          <w:tcPr>
            <w:tcW w:w="0" w:type="auto"/>
            <w:vAlign w:val="center"/>
            <w:hideMark/>
          </w:tcPr>
          <w:p w14:paraId="0D2F679A" w14:textId="77777777" w:rsidR="00BC7B71" w:rsidRPr="00BC7B71" w:rsidRDefault="00BC7B71" w:rsidP="00BC7B71">
            <w:r w:rsidRPr="00BC7B71">
              <w:t>v1 목표 확정 (</w:t>
            </w:r>
            <w:proofErr w:type="spellStart"/>
            <w:r w:rsidRPr="00BC7B71">
              <w:t>미측정</w:t>
            </w:r>
            <w:proofErr w:type="spellEnd"/>
            <w:r w:rsidRPr="00BC7B71">
              <w:t xml:space="preserve"> — 다음 작업 4)</w:t>
            </w:r>
          </w:p>
        </w:tc>
      </w:tr>
    </w:tbl>
    <w:p w14:paraId="7B0B5255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 xml:space="preserve">4. </w:t>
      </w:r>
      <w:proofErr w:type="gramStart"/>
      <w:r w:rsidRPr="00BC7B71">
        <w:rPr>
          <w:b/>
          <w:bCs/>
        </w:rPr>
        <w:t>미결 /</w:t>
      </w:r>
      <w:proofErr w:type="gramEnd"/>
      <w:r w:rsidRPr="00BC7B71">
        <w:rPr>
          <w:b/>
          <w:bCs/>
        </w:rPr>
        <w:t xml:space="preserve"> 다음 스레드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6763"/>
        <w:gridCol w:w="608"/>
      </w:tblGrid>
      <w:tr w:rsidR="00BC7B71" w:rsidRPr="00BC7B71" w14:paraId="35D6E4FA" w14:textId="77777777" w:rsidTr="00BC7B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276E5" w14:textId="77777777" w:rsidR="00BC7B71" w:rsidRPr="00BC7B71" w:rsidRDefault="00BC7B71" w:rsidP="00BC7B71">
            <w:pPr>
              <w:rPr>
                <w:b/>
                <w:bCs/>
              </w:rPr>
            </w:pPr>
            <w:r w:rsidRPr="00BC7B71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8781E4F" w14:textId="77777777" w:rsidR="00BC7B71" w:rsidRPr="00BC7B71" w:rsidRDefault="00BC7B71" w:rsidP="00BC7B71">
            <w:pPr>
              <w:rPr>
                <w:b/>
                <w:bCs/>
              </w:rPr>
            </w:pPr>
            <w:r w:rsidRPr="00BC7B71">
              <w:rPr>
                <w:b/>
                <w:bCs/>
              </w:rPr>
              <w:t>메모</w:t>
            </w:r>
          </w:p>
        </w:tc>
        <w:tc>
          <w:tcPr>
            <w:tcW w:w="0" w:type="auto"/>
            <w:vAlign w:val="center"/>
            <w:hideMark/>
          </w:tcPr>
          <w:p w14:paraId="632FA4EC" w14:textId="77777777" w:rsidR="00BC7B71" w:rsidRPr="00BC7B71" w:rsidRDefault="00BC7B71" w:rsidP="00BC7B71">
            <w:pPr>
              <w:rPr>
                <w:b/>
                <w:bCs/>
              </w:rPr>
            </w:pPr>
            <w:r w:rsidRPr="00BC7B71">
              <w:rPr>
                <w:b/>
                <w:bCs/>
              </w:rPr>
              <w:t>상태</w:t>
            </w:r>
          </w:p>
        </w:tc>
      </w:tr>
      <w:tr w:rsidR="00BC7B71" w:rsidRPr="00BC7B71" w14:paraId="4B75D8E0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0C3C" w14:textId="77777777" w:rsidR="00BC7B71" w:rsidRPr="00BC7B71" w:rsidRDefault="00BC7B71" w:rsidP="00BC7B71">
            <w:del w:id="3" w:author="Unknown">
              <w:r w:rsidRPr="00BC7B71">
                <w:delText>[다음 작업] analytics 화면 노출</w:delText>
              </w:r>
            </w:del>
          </w:p>
        </w:tc>
        <w:tc>
          <w:tcPr>
            <w:tcW w:w="0" w:type="auto"/>
            <w:vAlign w:val="center"/>
            <w:hideMark/>
          </w:tcPr>
          <w:p w14:paraId="78B12339" w14:textId="77777777" w:rsidR="00BC7B71" w:rsidRPr="00BC7B71" w:rsidRDefault="00BC7B71" w:rsidP="00BC7B71">
            <w:r w:rsidRPr="00BC7B71">
              <w:t xml:space="preserve">/analytics </w:t>
            </w:r>
            <w:proofErr w:type="spellStart"/>
            <w:r w:rsidRPr="00BC7B71">
              <w:t>엔드포인트가</w:t>
            </w:r>
            <w:proofErr w:type="spellEnd"/>
            <w:r w:rsidRPr="00BC7B71">
              <w:t xml:space="preserve"> </w:t>
            </w:r>
            <w:proofErr w:type="spellStart"/>
            <w:r w:rsidRPr="00BC7B71">
              <w:t>백엔드엔</w:t>
            </w:r>
            <w:proofErr w:type="spellEnd"/>
            <w:r w:rsidRPr="00BC7B71">
              <w:t xml:space="preserve"> 있었으나 프론트 </w:t>
            </w:r>
            <w:proofErr w:type="spellStart"/>
            <w:r w:rsidRPr="00BC7B71">
              <w:t>미연결이던</w:t>
            </w:r>
            <w:proofErr w:type="spellEnd"/>
            <w:r w:rsidRPr="00BC7B71">
              <w:t xml:space="preserve"> 것. → 해결(2026-10-07): </w:t>
            </w:r>
            <w:proofErr w:type="spellStart"/>
            <w:r w:rsidRPr="00BC7B71">
              <w:t>App.tsx</w:t>
            </w:r>
            <w:proofErr w:type="spellEnd"/>
            <w:r w:rsidRPr="00BC7B71">
              <w:t xml:space="preserve">에서 </w:t>
            </w:r>
            <w:proofErr w:type="spellStart"/>
            <w:r w:rsidRPr="00BC7B71">
              <w:t>fetchDomainAnalytics</w:t>
            </w:r>
            <w:proofErr w:type="spellEnd"/>
            <w:r w:rsidRPr="00BC7B71">
              <w:t xml:space="preserve"> 호출 + 우측 "종합 분석" 탭에 </w:t>
            </w:r>
            <w:proofErr w:type="spellStart"/>
            <w:r w:rsidRPr="00BC7B71">
              <w:t>AnalyticsPanel</w:t>
            </w:r>
            <w:proofErr w:type="spellEnd"/>
            <w:r w:rsidRPr="00BC7B71">
              <w:t xml:space="preserve"> 연결. 위치·항목은 섹션 1 확정 행 참조.</w:t>
            </w:r>
          </w:p>
        </w:tc>
        <w:tc>
          <w:tcPr>
            <w:tcW w:w="0" w:type="auto"/>
            <w:vAlign w:val="center"/>
            <w:hideMark/>
          </w:tcPr>
          <w:p w14:paraId="3EA14236" w14:textId="77777777" w:rsidR="00BC7B71" w:rsidRPr="00BC7B71" w:rsidRDefault="00BC7B71" w:rsidP="00BC7B71">
            <w:r w:rsidRPr="00BC7B71">
              <w:t>완료</w:t>
            </w:r>
          </w:p>
        </w:tc>
      </w:tr>
      <w:tr w:rsidR="00BC7B71" w:rsidRPr="00BC7B71" w14:paraId="62A50FB5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D941" w14:textId="77777777" w:rsidR="00BC7B71" w:rsidRPr="00BC7B71" w:rsidRDefault="00BC7B71" w:rsidP="00BC7B71">
            <w:del w:id="4" w:author="Unknown">
              <w:r w:rsidRPr="00BC7B71">
                <w:lastRenderedPageBreak/>
                <w:delText>인과 엣지 보강</w:delText>
              </w:r>
            </w:del>
          </w:p>
        </w:tc>
        <w:tc>
          <w:tcPr>
            <w:tcW w:w="0" w:type="auto"/>
            <w:vAlign w:val="center"/>
            <w:hideMark/>
          </w:tcPr>
          <w:p w14:paraId="455437DA" w14:textId="77777777" w:rsidR="00BC7B71" w:rsidRPr="00BC7B71" w:rsidRDefault="00BC7B71" w:rsidP="00BC7B71">
            <w:del w:id="5" w:author="Unknown">
              <w:r w:rsidRPr="00BC7B71">
                <w:delText>현재 6개/22노드(13개 섬)로 희소.</w:delText>
              </w:r>
            </w:del>
            <w:r w:rsidRPr="00BC7B71">
              <w:t xml:space="preserve"> → 완료(2026-10-09). 22엣지, 고립 0, 단일 연결 구조. 방향 B(분석적 추론 레이어). 상세 Appendix C.</w:t>
            </w:r>
          </w:p>
        </w:tc>
        <w:tc>
          <w:tcPr>
            <w:tcW w:w="0" w:type="auto"/>
            <w:vAlign w:val="center"/>
            <w:hideMark/>
          </w:tcPr>
          <w:p w14:paraId="4AEF8A9A" w14:textId="77777777" w:rsidR="00BC7B71" w:rsidRPr="00BC7B71" w:rsidRDefault="00BC7B71" w:rsidP="00BC7B71">
            <w:r w:rsidRPr="00BC7B71">
              <w:t>완료</w:t>
            </w:r>
          </w:p>
        </w:tc>
      </w:tr>
      <w:tr w:rsidR="00BC7B71" w:rsidRPr="00BC7B71" w14:paraId="416F3980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83D1" w14:textId="77777777" w:rsidR="00BC7B71" w:rsidRPr="00BC7B71" w:rsidRDefault="00BC7B71" w:rsidP="00BC7B71">
            <w:del w:id="6" w:author="Unknown">
              <w:r w:rsidRPr="00BC7B71">
                <w:delText>배포</w:delText>
              </w:r>
            </w:del>
          </w:p>
        </w:tc>
        <w:tc>
          <w:tcPr>
            <w:tcW w:w="0" w:type="auto"/>
            <w:vAlign w:val="center"/>
            <w:hideMark/>
          </w:tcPr>
          <w:p w14:paraId="6BC5ECCC" w14:textId="77777777" w:rsidR="00BC7B71" w:rsidRPr="00BC7B71" w:rsidRDefault="00BC7B71" w:rsidP="00BC7B71">
            <w:r w:rsidRPr="00BC7B71">
              <w:t xml:space="preserve">→ 완료(2026-10-09). Render </w:t>
            </w:r>
            <w:proofErr w:type="spellStart"/>
            <w:r w:rsidRPr="00BC7B71">
              <w:t>블루프린트</w:t>
            </w:r>
            <w:proofErr w:type="spellEnd"/>
            <w:r w:rsidRPr="00BC7B71">
              <w:t xml:space="preserve"> + </w:t>
            </w:r>
            <w:proofErr w:type="spellStart"/>
            <w:r w:rsidRPr="00BC7B71">
              <w:t>콜드스타트</w:t>
            </w:r>
            <w:proofErr w:type="spellEnd"/>
            <w:r w:rsidRPr="00BC7B71">
              <w:t xml:space="preserve"> </w:t>
            </w:r>
            <w:proofErr w:type="spellStart"/>
            <w:r w:rsidRPr="00BC7B71">
              <w:t>핑거</w:t>
            </w:r>
            <w:proofErr w:type="spellEnd"/>
            <w:r w:rsidRPr="00BC7B71">
              <w:t xml:space="preserve">. 시연 링크 </w:t>
            </w:r>
            <w:hyperlink r:id="rId7" w:history="1">
              <w:r w:rsidRPr="00BC7B71">
                <w:rPr>
                  <w:rStyle w:val="aa"/>
                </w:rPr>
                <w:t>https://safelife-atlas-web.onrender.com</w:t>
              </w:r>
            </w:hyperlink>
            <w:r w:rsidRPr="00BC7B71">
              <w:t>. 상세 Appendix D.</w:t>
            </w:r>
          </w:p>
        </w:tc>
        <w:tc>
          <w:tcPr>
            <w:tcW w:w="0" w:type="auto"/>
            <w:vAlign w:val="center"/>
            <w:hideMark/>
          </w:tcPr>
          <w:p w14:paraId="231A4253" w14:textId="77777777" w:rsidR="00BC7B71" w:rsidRPr="00BC7B71" w:rsidRDefault="00BC7B71" w:rsidP="00BC7B71">
            <w:r w:rsidRPr="00BC7B71">
              <w:t>완료</w:t>
            </w:r>
          </w:p>
        </w:tc>
      </w:tr>
      <w:tr w:rsidR="00BC7B71" w:rsidRPr="00BC7B71" w14:paraId="7F503B67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CB0D" w14:textId="77777777" w:rsidR="00BC7B71" w:rsidRPr="00BC7B71" w:rsidRDefault="00BC7B71" w:rsidP="00BC7B71">
            <w:proofErr w:type="spellStart"/>
            <w:r w:rsidRPr="00BC7B71">
              <w:t>엣지</w:t>
            </w:r>
            <w:proofErr w:type="spellEnd"/>
            <w:r w:rsidRPr="00BC7B71">
              <w:t xml:space="preserve"> 라벨 표시 (선택)</w:t>
            </w:r>
          </w:p>
        </w:tc>
        <w:tc>
          <w:tcPr>
            <w:tcW w:w="0" w:type="auto"/>
            <w:vAlign w:val="center"/>
            <w:hideMark/>
          </w:tcPr>
          <w:p w14:paraId="3D638C9C" w14:textId="77777777" w:rsidR="00BC7B71" w:rsidRPr="00BC7B71" w:rsidRDefault="00BC7B71" w:rsidP="00BC7B71">
            <w:proofErr w:type="spellStart"/>
            <w:r w:rsidRPr="00BC7B71">
              <w:t>엣지</w:t>
            </w:r>
            <w:proofErr w:type="spellEnd"/>
            <w:r w:rsidRPr="00BC7B71">
              <w:t xml:space="preserve"> label이 API로 안 나옴(</w:t>
            </w:r>
            <w:proofErr w:type="spellStart"/>
            <w:r w:rsidRPr="00BC7B71">
              <w:t>ProblemEdge</w:t>
            </w:r>
            <w:proofErr w:type="spellEnd"/>
            <w:r w:rsidRPr="00BC7B71">
              <w:t xml:space="preserve"> 스키마에 필드 없음, </w:t>
            </w:r>
            <w:proofErr w:type="spellStart"/>
            <w:r w:rsidRPr="00BC7B71">
              <w:t>relation_desc</w:t>
            </w:r>
            <w:proofErr w:type="spellEnd"/>
            <w:r w:rsidRPr="00BC7B71">
              <w:t xml:space="preserve"> 고정 기본값). 단 프론트 </w:t>
            </w:r>
            <w:proofErr w:type="spellStart"/>
            <w:r w:rsidRPr="00BC7B71">
              <w:t>GraphCanvas</w:t>
            </w:r>
            <w:proofErr w:type="spellEnd"/>
            <w:r w:rsidRPr="00BC7B71">
              <w:t xml:space="preserve">가 </w:t>
            </w:r>
            <w:proofErr w:type="spellStart"/>
            <w:r w:rsidRPr="00BC7B71">
              <w:t>엣지</w:t>
            </w:r>
            <w:proofErr w:type="spellEnd"/>
            <w:r w:rsidRPr="00BC7B71">
              <w:t xml:space="preserve"> 라벨을 아예 안 그림 → 현재 시각적 영향 0. 원래 6엣지도 동일(기존 특성). </w:t>
            </w:r>
            <w:proofErr w:type="spellStart"/>
            <w:r w:rsidRPr="00BC7B71">
              <w:t>엣지에</w:t>
            </w:r>
            <w:proofErr w:type="spellEnd"/>
            <w:r w:rsidRPr="00BC7B71">
              <w:t xml:space="preserve"> </w:t>
            </w:r>
            <w:proofErr w:type="spellStart"/>
            <w:r w:rsidRPr="00BC7B71">
              <w:t>관계텍스트</w:t>
            </w:r>
            <w:proofErr w:type="spellEnd"/>
            <w:r w:rsidRPr="00BC7B71">
              <w:t xml:space="preserve"> 띄우고 싶으면 스키마 label 추가 + </w:t>
            </w:r>
            <w:proofErr w:type="spellStart"/>
            <w:r w:rsidRPr="00BC7B71">
              <w:t>GraphCanvas</w:t>
            </w:r>
            <w:proofErr w:type="spellEnd"/>
            <w:r w:rsidRPr="00BC7B71">
              <w:t xml:space="preserve"> </w:t>
            </w:r>
            <w:proofErr w:type="spellStart"/>
            <w:proofErr w:type="gramStart"/>
            <w:r w:rsidRPr="00BC7B71">
              <w:t>edge.label</w:t>
            </w:r>
            <w:proofErr w:type="spellEnd"/>
            <w:proofErr w:type="gramEnd"/>
            <w:r w:rsidRPr="00BC7B71">
              <w:t xml:space="preserve"> 매핑.</w:t>
            </w:r>
          </w:p>
        </w:tc>
        <w:tc>
          <w:tcPr>
            <w:tcW w:w="0" w:type="auto"/>
            <w:vAlign w:val="center"/>
            <w:hideMark/>
          </w:tcPr>
          <w:p w14:paraId="2F16232D" w14:textId="77777777" w:rsidR="00BC7B71" w:rsidRPr="00BC7B71" w:rsidRDefault="00BC7B71" w:rsidP="00BC7B71">
            <w:proofErr w:type="gramStart"/>
            <w:r w:rsidRPr="00BC7B71">
              <w:t>선택 /</w:t>
            </w:r>
            <w:proofErr w:type="gramEnd"/>
            <w:r w:rsidRPr="00BC7B71">
              <w:t xml:space="preserve"> 미래</w:t>
            </w:r>
          </w:p>
        </w:tc>
      </w:tr>
      <w:tr w:rsidR="00BC7B71" w:rsidRPr="00BC7B71" w14:paraId="656FFF40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D840" w14:textId="77777777" w:rsidR="00BC7B71" w:rsidRPr="00BC7B71" w:rsidRDefault="00BC7B71" w:rsidP="00BC7B71">
            <w:r w:rsidRPr="00BC7B71">
              <w:t>전력수급(Energy Power Supply) 도메인 채택 여부</w:t>
            </w:r>
          </w:p>
        </w:tc>
        <w:tc>
          <w:tcPr>
            <w:tcW w:w="0" w:type="auto"/>
            <w:vAlign w:val="center"/>
            <w:hideMark/>
          </w:tcPr>
          <w:p w14:paraId="628BF693" w14:textId="77777777" w:rsidR="00BC7B71" w:rsidRPr="00BC7B71" w:rsidRDefault="00BC7B71" w:rsidP="00BC7B71">
            <w:r w:rsidRPr="00BC7B71">
              <w:t xml:space="preserve">AI 데이터센터 증설·에너지 전환 시의성으로 </w:t>
            </w:r>
            <w:proofErr w:type="spellStart"/>
            <w:r w:rsidRPr="00BC7B71">
              <w:t>간판급</w:t>
            </w:r>
            <w:proofErr w:type="spellEnd"/>
            <w:r w:rsidRPr="00BC7B71">
              <w:t xml:space="preserve"> 후보. 단 확정 도메인에 없던 신규이고 실제 데이터 0. v1 README 로드맵엔 "다음 도메인"</w:t>
            </w:r>
            <w:proofErr w:type="spellStart"/>
            <w:r w:rsidRPr="00BC7B71">
              <w:t>으로</w:t>
            </w:r>
            <w:proofErr w:type="spellEnd"/>
            <w:r w:rsidRPr="00BC7B71">
              <w:t xml:space="preserve"> </w:t>
            </w:r>
            <w:proofErr w:type="spellStart"/>
            <w:r w:rsidRPr="00BC7B71">
              <w:t>올려둠</w:t>
            </w:r>
            <w:proofErr w:type="spellEnd"/>
            <w:r w:rsidRPr="00BC7B71">
              <w:t>. 채택 확정 전까지 후보. (2026-09-24 추가)</w:t>
            </w:r>
          </w:p>
        </w:tc>
        <w:tc>
          <w:tcPr>
            <w:tcW w:w="0" w:type="auto"/>
            <w:vAlign w:val="center"/>
            <w:hideMark/>
          </w:tcPr>
          <w:p w14:paraId="2E7F51C0" w14:textId="77777777" w:rsidR="00BC7B71" w:rsidRPr="00BC7B71" w:rsidRDefault="00BC7B71" w:rsidP="00BC7B71">
            <w:proofErr w:type="gramStart"/>
            <w:r w:rsidRPr="00BC7B71">
              <w:t>후보 /</w:t>
            </w:r>
            <w:proofErr w:type="gramEnd"/>
            <w:r w:rsidRPr="00BC7B71">
              <w:t xml:space="preserve"> 다음 스레드</w:t>
            </w:r>
          </w:p>
        </w:tc>
      </w:tr>
      <w:tr w:rsidR="00BC7B71" w:rsidRPr="00BC7B71" w14:paraId="7069974B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258D" w14:textId="77777777" w:rsidR="00BC7B71" w:rsidRPr="00BC7B71" w:rsidRDefault="00BC7B71" w:rsidP="00BC7B71">
            <w:r w:rsidRPr="00BC7B71">
              <w:t>데이터 라이선스 역량 명문화</w:t>
            </w:r>
          </w:p>
        </w:tc>
        <w:tc>
          <w:tcPr>
            <w:tcW w:w="0" w:type="auto"/>
            <w:vAlign w:val="center"/>
            <w:hideMark/>
          </w:tcPr>
          <w:p w14:paraId="5ECD49E5" w14:textId="77777777" w:rsidR="00BC7B71" w:rsidRPr="00BC7B71" w:rsidRDefault="00BC7B71" w:rsidP="00BC7B71">
            <w:proofErr w:type="spellStart"/>
            <w:r w:rsidRPr="00BC7B71">
              <w:t>빅카인즈</w:t>
            </w:r>
            <w:proofErr w:type="spellEnd"/>
            <w:r w:rsidRPr="00BC7B71">
              <w:t xml:space="preserve"> 집계 OK/전재 금지, </w:t>
            </w:r>
            <w:proofErr w:type="spellStart"/>
            <w:r w:rsidRPr="00BC7B71">
              <w:t>공공데이터포털</w:t>
            </w:r>
            <w:proofErr w:type="spellEnd"/>
            <w:r w:rsidRPr="00BC7B71">
              <w:t xml:space="preserve"> 오픈API, 공공누리 유형1, KPF-BERT. "라이선스 검토 역량"</w:t>
            </w:r>
            <w:proofErr w:type="spellStart"/>
            <w:r w:rsidRPr="00BC7B71">
              <w:t>으로</w:t>
            </w:r>
            <w:proofErr w:type="spellEnd"/>
            <w:r w:rsidRPr="00BC7B71">
              <w:t xml:space="preserve"> 포지셔닝</w:t>
            </w:r>
          </w:p>
        </w:tc>
        <w:tc>
          <w:tcPr>
            <w:tcW w:w="0" w:type="auto"/>
            <w:vAlign w:val="center"/>
            <w:hideMark/>
          </w:tcPr>
          <w:p w14:paraId="0498AE76" w14:textId="77777777" w:rsidR="00BC7B71" w:rsidRPr="00BC7B71" w:rsidRDefault="00BC7B71" w:rsidP="00BC7B71">
            <w:r w:rsidRPr="00BC7B71">
              <w:t>다음 스레드</w:t>
            </w:r>
          </w:p>
        </w:tc>
      </w:tr>
      <w:tr w:rsidR="00BC7B71" w:rsidRPr="00BC7B71" w14:paraId="7D094F5F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FB74" w14:textId="77777777" w:rsidR="00BC7B71" w:rsidRPr="00BC7B71" w:rsidRDefault="00BC7B71" w:rsidP="00BC7B71">
            <w:r w:rsidRPr="00BC7B71">
              <w:t>현황조사 타임박스</w:t>
            </w:r>
          </w:p>
        </w:tc>
        <w:tc>
          <w:tcPr>
            <w:tcW w:w="0" w:type="auto"/>
            <w:vAlign w:val="center"/>
            <w:hideMark/>
          </w:tcPr>
          <w:p w14:paraId="6804577F" w14:textId="77777777" w:rsidR="00BC7B71" w:rsidRPr="00BC7B71" w:rsidRDefault="00BC7B71" w:rsidP="00BC7B71">
            <w:r w:rsidRPr="00BC7B71">
              <w:t>"국내 R&amp;D 현황 파악"은 기한 못박기(예: 이틀), 결과는 README 배경 3~4문단으로만. 배포 직전 멈춤 패턴 방어</w:t>
            </w:r>
          </w:p>
        </w:tc>
        <w:tc>
          <w:tcPr>
            <w:tcW w:w="0" w:type="auto"/>
            <w:vAlign w:val="center"/>
            <w:hideMark/>
          </w:tcPr>
          <w:p w14:paraId="099D927C" w14:textId="77777777" w:rsidR="00BC7B71" w:rsidRPr="00BC7B71" w:rsidRDefault="00BC7B71" w:rsidP="00BC7B71">
            <w:r w:rsidRPr="00BC7B71">
              <w:t>반영 예정</w:t>
            </w:r>
          </w:p>
        </w:tc>
      </w:tr>
      <w:tr w:rsidR="00BC7B71" w:rsidRPr="00BC7B71" w14:paraId="028142C1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F5C8" w14:textId="77777777" w:rsidR="00BC7B71" w:rsidRPr="00BC7B71" w:rsidRDefault="00BC7B71" w:rsidP="00BC7B71">
            <w:r w:rsidRPr="00BC7B71">
              <w:t>노드 자동 레이아웃(</w:t>
            </w:r>
            <w:proofErr w:type="spellStart"/>
            <w:r w:rsidRPr="00BC7B71">
              <w:t>dagre</w:t>
            </w:r>
            <w:proofErr w:type="spellEnd"/>
            <w:r w:rsidRPr="00BC7B71">
              <w:t>)</w:t>
            </w:r>
          </w:p>
        </w:tc>
        <w:tc>
          <w:tcPr>
            <w:tcW w:w="0" w:type="auto"/>
            <w:vAlign w:val="center"/>
            <w:hideMark/>
          </w:tcPr>
          <w:p w14:paraId="7C7FE6AC" w14:textId="77777777" w:rsidR="00BC7B71" w:rsidRPr="00BC7B71" w:rsidRDefault="00BC7B71" w:rsidP="00BC7B71">
            <w:r w:rsidRPr="00BC7B71">
              <w:t xml:space="preserve">position 하드코딩 지양 → </w:t>
            </w:r>
            <w:proofErr w:type="spellStart"/>
            <w:r w:rsidRPr="00BC7B71">
              <w:t>dagre</w:t>
            </w:r>
            <w:proofErr w:type="spellEnd"/>
            <w:r w:rsidRPr="00BC7B71">
              <w:t>/elk. 2026-09-24 당시 22노드/</w:t>
            </w:r>
            <w:proofErr w:type="spellStart"/>
            <w:r w:rsidRPr="00BC7B71">
              <w:t>엣지</w:t>
            </w:r>
            <w:proofErr w:type="spellEnd"/>
            <w:r w:rsidRPr="00BC7B71">
              <w:t xml:space="preserve">6(13섬)이라 자동 레이아웃이 흩어져 그리드 유지. → 2026-10-09 </w:t>
            </w:r>
            <w:proofErr w:type="spellStart"/>
            <w:r w:rsidRPr="00BC7B71">
              <w:t>엣지</w:t>
            </w:r>
            <w:proofErr w:type="spellEnd"/>
            <w:r w:rsidRPr="00BC7B71">
              <w:t xml:space="preserve"> 22개(단일 연결)로 밀도 확보 → 보류 사유 해소, </w:t>
            </w:r>
            <w:proofErr w:type="spellStart"/>
            <w:r w:rsidRPr="00BC7B71">
              <w:t>dagre</w:t>
            </w:r>
            <w:proofErr w:type="spellEnd"/>
            <w:r w:rsidRPr="00BC7B71">
              <w:t xml:space="preserve"> 재검토 가치 생김(다음 작업 6). </w:t>
            </w:r>
            <w:proofErr w:type="spellStart"/>
            <w:r w:rsidRPr="00BC7B71">
              <w:t>dagre</w:t>
            </w:r>
            <w:proofErr w:type="spellEnd"/>
            <w:r w:rsidRPr="00BC7B71">
              <w:t xml:space="preserve"> 의존성은 설치됨</w:t>
            </w:r>
          </w:p>
        </w:tc>
        <w:tc>
          <w:tcPr>
            <w:tcW w:w="0" w:type="auto"/>
            <w:vAlign w:val="center"/>
            <w:hideMark/>
          </w:tcPr>
          <w:p w14:paraId="51C15FB3" w14:textId="77777777" w:rsidR="00BC7B71" w:rsidRPr="00BC7B71" w:rsidRDefault="00BC7B71" w:rsidP="00BC7B71">
            <w:r w:rsidRPr="00BC7B71">
              <w:t>재검토 가능</w:t>
            </w:r>
          </w:p>
        </w:tc>
      </w:tr>
      <w:tr w:rsidR="00BC7B71" w:rsidRPr="00BC7B71" w14:paraId="6A952E39" w14:textId="77777777" w:rsidTr="00BC7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88BB" w14:textId="77777777" w:rsidR="00BC7B71" w:rsidRPr="00BC7B71" w:rsidRDefault="00BC7B71" w:rsidP="00BC7B71">
            <w:proofErr w:type="spellStart"/>
            <w:r w:rsidRPr="00BC7B71">
              <w:t>백엔드</w:t>
            </w:r>
            <w:proofErr w:type="spellEnd"/>
            <w:r w:rsidRPr="00BC7B71">
              <w:t xml:space="preserve"> 두께(DB 계층)</w:t>
            </w:r>
          </w:p>
        </w:tc>
        <w:tc>
          <w:tcPr>
            <w:tcW w:w="0" w:type="auto"/>
            <w:vAlign w:val="center"/>
            <w:hideMark/>
          </w:tcPr>
          <w:p w14:paraId="478C44A1" w14:textId="77777777" w:rsidR="00BC7B71" w:rsidRPr="00BC7B71" w:rsidRDefault="00BC7B71" w:rsidP="00BC7B71">
            <w:r w:rsidRPr="00BC7B71">
              <w:t xml:space="preserve">정적 JSON 서빙만으로는 </w:t>
            </w:r>
            <w:proofErr w:type="spellStart"/>
            <w:r w:rsidRPr="00BC7B71">
              <w:t>풀스택</w:t>
            </w:r>
            <w:proofErr w:type="spellEnd"/>
            <w:r w:rsidRPr="00BC7B71">
              <w:t xml:space="preserve"> 약함. DB 계층 도입 검토(현재는 파일 기반)</w:t>
            </w:r>
          </w:p>
        </w:tc>
        <w:tc>
          <w:tcPr>
            <w:tcW w:w="0" w:type="auto"/>
            <w:vAlign w:val="center"/>
            <w:hideMark/>
          </w:tcPr>
          <w:p w14:paraId="6B31A509" w14:textId="77777777" w:rsidR="00BC7B71" w:rsidRPr="00BC7B71" w:rsidRDefault="00BC7B71" w:rsidP="00BC7B71">
            <w:r w:rsidRPr="00BC7B71">
              <w:t>검토</w:t>
            </w:r>
          </w:p>
        </w:tc>
      </w:tr>
    </w:tbl>
    <w:p w14:paraId="781B2688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>5. 기각된 안</w:t>
      </w:r>
    </w:p>
    <w:p w14:paraId="44A229D7" w14:textId="77777777" w:rsidR="00BC7B71" w:rsidRPr="00BC7B71" w:rsidRDefault="00BC7B71" w:rsidP="00BC7B71">
      <w:pPr>
        <w:numPr>
          <w:ilvl w:val="0"/>
          <w:numId w:val="12"/>
        </w:numPr>
        <w:rPr>
          <w:b/>
          <w:bCs/>
        </w:rPr>
      </w:pPr>
      <w:r w:rsidRPr="00BC7B71">
        <w:rPr>
          <w:b/>
          <w:bCs/>
        </w:rPr>
        <w:lastRenderedPageBreak/>
        <w:t xml:space="preserve">Java/Spring Boot </w:t>
      </w:r>
      <w:proofErr w:type="spellStart"/>
      <w:r w:rsidRPr="00BC7B71">
        <w:rPr>
          <w:b/>
          <w:bCs/>
        </w:rPr>
        <w:t>백엔드</w:t>
      </w:r>
      <w:proofErr w:type="spellEnd"/>
      <w:r w:rsidRPr="00BC7B71">
        <w:rPr>
          <w:b/>
          <w:bCs/>
        </w:rPr>
        <w:t xml:space="preserve"> — 진부한 CRUD 게시판 이미지 (※ 필요 시 부분 연동 여지는 </w:t>
      </w:r>
      <w:proofErr w:type="spellStart"/>
      <w:r w:rsidRPr="00BC7B71">
        <w:rPr>
          <w:b/>
          <w:bCs/>
        </w:rPr>
        <w:t>열어둠</w:t>
      </w:r>
      <w:proofErr w:type="spellEnd"/>
      <w:r w:rsidRPr="00BC7B71">
        <w:rPr>
          <w:b/>
          <w:bCs/>
        </w:rPr>
        <w:t>)</w:t>
      </w:r>
    </w:p>
    <w:p w14:paraId="1C2BEF74" w14:textId="77777777" w:rsidR="00BC7B71" w:rsidRPr="00BC7B71" w:rsidRDefault="00BC7B71" w:rsidP="00BC7B71">
      <w:pPr>
        <w:numPr>
          <w:ilvl w:val="0"/>
          <w:numId w:val="12"/>
        </w:numPr>
        <w:rPr>
          <w:b/>
          <w:bCs/>
        </w:rPr>
      </w:pPr>
      <w:r w:rsidRPr="00BC7B71">
        <w:rPr>
          <w:b/>
          <w:bCs/>
        </w:rPr>
        <w:t xml:space="preserve">2023년 30선 성과를 메인 해결책으로 배치 — </w:t>
      </w:r>
      <w:proofErr w:type="spellStart"/>
      <w:r w:rsidRPr="00BC7B71">
        <w:rPr>
          <w:b/>
          <w:bCs/>
        </w:rPr>
        <w:t>최신성</w:t>
      </w:r>
      <w:proofErr w:type="spellEnd"/>
      <w:r w:rsidRPr="00BC7B71">
        <w:rPr>
          <w:b/>
          <w:bCs/>
        </w:rPr>
        <w:t xml:space="preserve"> 결여</w:t>
      </w:r>
    </w:p>
    <w:p w14:paraId="5C8E0084" w14:textId="77777777" w:rsidR="00BC7B71" w:rsidRPr="00BC7B71" w:rsidRDefault="00BC7B71" w:rsidP="00BC7B71">
      <w:pPr>
        <w:numPr>
          <w:ilvl w:val="0"/>
          <w:numId w:val="12"/>
        </w:numPr>
        <w:rPr>
          <w:b/>
          <w:bCs/>
        </w:rPr>
      </w:pPr>
      <w:r w:rsidRPr="00BC7B71">
        <w:rPr>
          <w:b/>
          <w:bCs/>
        </w:rPr>
        <w:t>전국 11개 지자체 실시간 의제 연동 — 사업 연속성 단절</w:t>
      </w:r>
    </w:p>
    <w:p w14:paraId="4EB6BDD1" w14:textId="77777777" w:rsidR="00BC7B71" w:rsidRPr="00BC7B71" w:rsidRDefault="00BC7B71" w:rsidP="00BC7B71">
      <w:pPr>
        <w:numPr>
          <w:ilvl w:val="0"/>
          <w:numId w:val="12"/>
        </w:numPr>
        <w:rPr>
          <w:b/>
          <w:bCs/>
        </w:rPr>
      </w:pPr>
      <w:r w:rsidRPr="00BC7B71">
        <w:rPr>
          <w:b/>
          <w:bCs/>
        </w:rPr>
        <w:t>정책/연구자용 보고서 뷰어 — 서비스감·주목도 낮음</w:t>
      </w:r>
    </w:p>
    <w:p w14:paraId="539CCA0D" w14:textId="77777777" w:rsidR="00BC7B71" w:rsidRPr="00BC7B71" w:rsidRDefault="00BC7B71" w:rsidP="00BC7B71">
      <w:pPr>
        <w:numPr>
          <w:ilvl w:val="0"/>
          <w:numId w:val="12"/>
        </w:numPr>
        <w:rPr>
          <w:b/>
          <w:bCs/>
        </w:rPr>
      </w:pPr>
      <w:r w:rsidRPr="00BC7B71">
        <w:rPr>
          <w:b/>
          <w:bCs/>
        </w:rPr>
        <w:t xml:space="preserve">실제 플랫폼(메뉴 8개 풀사이트) 재현 — 규모 과다, 업체 인력 </w:t>
      </w:r>
      <w:proofErr w:type="spellStart"/>
      <w:r w:rsidRPr="00BC7B71">
        <w:rPr>
          <w:b/>
          <w:bCs/>
        </w:rPr>
        <w:t>투입급</w:t>
      </w:r>
      <w:proofErr w:type="spellEnd"/>
    </w:p>
    <w:p w14:paraId="4100275E" w14:textId="77777777" w:rsidR="00BC7B71" w:rsidRPr="00BC7B71" w:rsidRDefault="00BC7B71" w:rsidP="00BC7B71">
      <w:pPr>
        <w:numPr>
          <w:ilvl w:val="0"/>
          <w:numId w:val="12"/>
        </w:numPr>
        <w:rPr>
          <w:b/>
          <w:bCs/>
        </w:rPr>
      </w:pPr>
      <w:r w:rsidRPr="00BC7B71">
        <w:rPr>
          <w:b/>
          <w:bCs/>
        </w:rPr>
        <w:t xml:space="preserve">배포 호스팅 대안: </w:t>
      </w:r>
      <w:proofErr w:type="spellStart"/>
      <w:r w:rsidRPr="00BC7B71">
        <w:rPr>
          <w:b/>
          <w:bCs/>
        </w:rPr>
        <w:t>Vercel+Render</w:t>
      </w:r>
      <w:proofErr w:type="spellEnd"/>
      <w:r w:rsidRPr="00BC7B71">
        <w:rPr>
          <w:b/>
          <w:bCs/>
        </w:rPr>
        <w:t xml:space="preserve"> </w:t>
      </w:r>
      <w:proofErr w:type="gramStart"/>
      <w:r w:rsidRPr="00BC7B71">
        <w:rPr>
          <w:b/>
          <w:bCs/>
        </w:rPr>
        <w:t>분리 /</w:t>
      </w:r>
      <w:proofErr w:type="gramEnd"/>
      <w:r w:rsidRPr="00BC7B71">
        <w:rPr>
          <w:b/>
          <w:bCs/>
        </w:rPr>
        <w:t xml:space="preserve"> Fly.io(카드 필요) — Render 단일 </w:t>
      </w:r>
      <w:proofErr w:type="spellStart"/>
      <w:r w:rsidRPr="00BC7B71">
        <w:rPr>
          <w:b/>
          <w:bCs/>
        </w:rPr>
        <w:t>블루프린트가</w:t>
      </w:r>
      <w:proofErr w:type="spellEnd"/>
      <w:r w:rsidRPr="00BC7B71">
        <w:rPr>
          <w:b/>
          <w:bCs/>
        </w:rPr>
        <w:t xml:space="preserve"> 더 단순(2026-10-09)</w:t>
      </w:r>
    </w:p>
    <w:p w14:paraId="3DF32866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pict w14:anchorId="239F20D1">
          <v:rect id="_x0000_i1061" style="width:0;height:1.5pt" o:hralign="center" o:hrstd="t" o:hr="t" fillcolor="#a0a0a0" stroked="f"/>
        </w:pict>
      </w:r>
    </w:p>
    <w:p w14:paraId="3461B66F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 xml:space="preserve">부록 A. 구현 현황 크로스체크 (2026-09-24, </w:t>
      </w:r>
      <w:proofErr w:type="spellStart"/>
      <w:r w:rsidRPr="00BC7B71">
        <w:rPr>
          <w:b/>
          <w:bCs/>
        </w:rPr>
        <w:t>Cowork</w:t>
      </w:r>
      <w:proofErr w:type="spellEnd"/>
      <w:r w:rsidRPr="00BC7B71">
        <w:rPr>
          <w:b/>
          <w:bCs/>
        </w:rPr>
        <w:t xml:space="preserve"> 세션)</w:t>
      </w:r>
    </w:p>
    <w:p w14:paraId="23A090F3" w14:textId="77777777" w:rsidR="00BC7B71" w:rsidRPr="00BC7B71" w:rsidRDefault="00BC7B71" w:rsidP="00BC7B71">
      <w:proofErr w:type="spellStart"/>
      <w:r w:rsidRPr="00BC7B71">
        <w:t>레포</w:t>
      </w:r>
      <w:proofErr w:type="spellEnd"/>
      <w:r w:rsidRPr="00BC7B71">
        <w:t>(github.com/trafalgalow32-bot/</w:t>
      </w:r>
      <w:proofErr w:type="spellStart"/>
      <w:r w:rsidRPr="00BC7B71">
        <w:t>SafeLife</w:t>
      </w:r>
      <w:proofErr w:type="spellEnd"/>
      <w:r w:rsidRPr="00BC7B71">
        <w:t>-Atlas) v1 구현물을 결정 로그와 대조한 결과.</w:t>
      </w:r>
    </w:p>
    <w:p w14:paraId="61E57ED6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 xml:space="preserve">결정과 일치(양호): </w:t>
      </w:r>
      <w:r w:rsidRPr="00BC7B71">
        <w:t xml:space="preserve">보이스피싱 1개 도메인 수직 슬라이스(22노드) · </w:t>
      </w:r>
      <w:proofErr w:type="spellStart"/>
      <w:r w:rsidRPr="00BC7B71">
        <w:t>React+React</w:t>
      </w:r>
      <w:proofErr w:type="spellEnd"/>
      <w:r w:rsidRPr="00BC7B71">
        <w:t xml:space="preserve"> Flow · </w:t>
      </w:r>
      <w:proofErr w:type="spellStart"/>
      <w:r w:rsidRPr="00BC7B71">
        <w:t>FastAPI</w:t>
      </w:r>
      <w:proofErr w:type="spellEnd"/>
      <w:r w:rsidRPr="00BC7B71">
        <w:t xml:space="preserve"> · 레퍼런스 칩 </w:t>
      </w:r>
      <w:proofErr w:type="spellStart"/>
      <w:r w:rsidRPr="00BC7B71">
        <w:t>드로어</w:t>
      </w:r>
      <w:proofErr w:type="spellEnd"/>
      <w:r w:rsidRPr="00BC7B71">
        <w:t xml:space="preserve"> 하단 · 접근성 대체 뷰(간판 서사) · v2 대비 점수 필드 · 시급성-과기 갭 analytics </w:t>
      </w:r>
      <w:proofErr w:type="spellStart"/>
      <w:r w:rsidRPr="00BC7B71">
        <w:t>엔드포인트</w:t>
      </w:r>
      <w:proofErr w:type="spellEnd"/>
      <w:r w:rsidRPr="00BC7B71">
        <w:t>.</w:t>
      </w:r>
    </w:p>
    <w:p w14:paraId="3C3FB94D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>이번 세션에서 처리:</w:t>
      </w:r>
    </w:p>
    <w:p w14:paraId="73B4857A" w14:textId="77777777" w:rsidR="00BC7B71" w:rsidRPr="00BC7B71" w:rsidRDefault="00BC7B71" w:rsidP="00BC7B71">
      <w:pPr>
        <w:numPr>
          <w:ilvl w:val="0"/>
          <w:numId w:val="13"/>
        </w:numPr>
      </w:pPr>
      <w:r w:rsidRPr="00BC7B71">
        <w:t>README 간판 서사대로 작성(보이스피싱 간판 + 전력수급 로드맵). "106명" 수치는 대외 문서에서 제외.</w:t>
      </w:r>
    </w:p>
    <w:p w14:paraId="6F719699" w14:textId="77777777" w:rsidR="00BC7B71" w:rsidRPr="00BC7B71" w:rsidRDefault="00BC7B71" w:rsidP="00BC7B71">
      <w:pPr>
        <w:numPr>
          <w:ilvl w:val="0"/>
          <w:numId w:val="13"/>
        </w:numPr>
      </w:pPr>
      <w:r w:rsidRPr="00BC7B71">
        <w:t xml:space="preserve">프론트 API 주소 env 분기(VITE_API_BASE_URL) — 배포 차단 요소 해소(코드 수정 없이 배포 대응). </w:t>
      </w:r>
      <w:proofErr w:type="spellStart"/>
      <w:r w:rsidRPr="00BC7B71">
        <w:t>tsc</w:t>
      </w:r>
      <w:proofErr w:type="spellEnd"/>
      <w:r w:rsidRPr="00BC7B71">
        <w:t xml:space="preserve"> 통과.</w:t>
      </w:r>
    </w:p>
    <w:p w14:paraId="73AB6064" w14:textId="77777777" w:rsidR="00BC7B71" w:rsidRPr="00BC7B71" w:rsidRDefault="00BC7B71" w:rsidP="00BC7B71">
      <w:pPr>
        <w:numPr>
          <w:ilvl w:val="0"/>
          <w:numId w:val="13"/>
        </w:numPr>
      </w:pPr>
      <w:r w:rsidRPr="00BC7B71">
        <w:t>index.html lang="ko"/title, CORS 무효조합(</w:t>
      </w:r>
      <w:proofErr w:type="spellStart"/>
      <w:r w:rsidRPr="00BC7B71">
        <w:t>allow_origins</w:t>
      </w:r>
      <w:proofErr w:type="spellEnd"/>
      <w:r w:rsidRPr="00BC7B71">
        <w:t>=["*"]+credentials=True) → credentials=False, index.css 템플릿 잔재 정리.</w:t>
      </w:r>
    </w:p>
    <w:p w14:paraId="109DE36D" w14:textId="77777777" w:rsidR="00BC7B71" w:rsidRPr="00BC7B71" w:rsidRDefault="00BC7B71" w:rsidP="00BC7B71">
      <w:pPr>
        <w:numPr>
          <w:ilvl w:val="0"/>
          <w:numId w:val="13"/>
        </w:numPr>
      </w:pPr>
      <w:r w:rsidRPr="00BC7B71">
        <w:t xml:space="preserve">③ 원인/영향 </w:t>
      </w:r>
      <w:proofErr w:type="spellStart"/>
      <w:r w:rsidRPr="00BC7B71">
        <w:t>lucide</w:t>
      </w:r>
      <w:proofErr w:type="spellEnd"/>
      <w:r w:rsidRPr="00BC7B71">
        <w:t xml:space="preserve"> 아이콘 병행(접근성 (b)) — 노드 + </w:t>
      </w:r>
      <w:proofErr w:type="spellStart"/>
      <w:r w:rsidRPr="00BC7B71">
        <w:t>드로어</w:t>
      </w:r>
      <w:proofErr w:type="spellEnd"/>
      <w:r w:rsidRPr="00BC7B71">
        <w:t xml:space="preserve"> 배지. </w:t>
      </w:r>
      <w:proofErr w:type="spellStart"/>
      <w:r w:rsidRPr="00BC7B71">
        <w:t>tsc</w:t>
      </w:r>
      <w:proofErr w:type="spellEnd"/>
      <w:r w:rsidRPr="00BC7B71">
        <w:t xml:space="preserve"> 통과.</w:t>
      </w:r>
    </w:p>
    <w:p w14:paraId="142A9342" w14:textId="77777777" w:rsidR="00BC7B71" w:rsidRPr="00BC7B71" w:rsidRDefault="00BC7B71" w:rsidP="00BC7B71">
      <w:pPr>
        <w:numPr>
          <w:ilvl w:val="0"/>
          <w:numId w:val="13"/>
        </w:numPr>
      </w:pPr>
      <w:r w:rsidRPr="00BC7B71">
        <w:t xml:space="preserve">① </w:t>
      </w:r>
      <w:proofErr w:type="spellStart"/>
      <w:r w:rsidRPr="00BC7B71">
        <w:t>dagre</w:t>
      </w:r>
      <w:proofErr w:type="spellEnd"/>
      <w:r w:rsidRPr="00BC7B71">
        <w:t xml:space="preserve"> 대신 그리드 유지 결정, </w:t>
      </w:r>
      <w:proofErr w:type="spellStart"/>
      <w:r w:rsidRPr="00BC7B71">
        <w:t>GraphCanvas</w:t>
      </w:r>
      <w:proofErr w:type="spellEnd"/>
      <w:r w:rsidRPr="00BC7B71">
        <w:t xml:space="preserve"> 주석 정정.</w:t>
      </w:r>
    </w:p>
    <w:p w14:paraId="40600978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pict w14:anchorId="2ABAC9F8">
          <v:rect id="_x0000_i1062" style="width:0;height:1.5pt" o:hralign="center" o:hrstd="t" o:hr="t" fillcolor="#a0a0a0" stroked="f"/>
        </w:pict>
      </w:r>
    </w:p>
    <w:p w14:paraId="3F5806CD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 xml:space="preserve">부록 B. 크로스체크 + 수정 (2026-10-07, </w:t>
      </w:r>
      <w:proofErr w:type="spellStart"/>
      <w:r w:rsidRPr="00BC7B71">
        <w:rPr>
          <w:b/>
          <w:bCs/>
        </w:rPr>
        <w:t>Cowork</w:t>
      </w:r>
      <w:proofErr w:type="spellEnd"/>
      <w:r w:rsidRPr="00BC7B71">
        <w:rPr>
          <w:b/>
          <w:bCs/>
        </w:rPr>
        <w:t xml:space="preserve"> 세션)</w:t>
      </w:r>
    </w:p>
    <w:p w14:paraId="2F09C7E1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>Gemini와 진행한 2026-10-03 작업(파일: "Gemini와 같이한 작업 현황 (</w:t>
      </w:r>
      <w:proofErr w:type="spellStart"/>
      <w:r w:rsidRPr="00BC7B71">
        <w:rPr>
          <w:b/>
          <w:bCs/>
        </w:rPr>
        <w:t>SafeLife</w:t>
      </w:r>
      <w:proofErr w:type="spellEnd"/>
      <w:r w:rsidRPr="00BC7B71">
        <w:rPr>
          <w:b/>
          <w:bCs/>
        </w:rPr>
        <w:t xml:space="preserve">-Atlas)_261003.docx")을 결정 로그 및 </w:t>
      </w:r>
      <w:proofErr w:type="spellStart"/>
      <w:r w:rsidRPr="00BC7B71">
        <w:rPr>
          <w:b/>
          <w:bCs/>
        </w:rPr>
        <w:t>레포</w:t>
      </w:r>
      <w:proofErr w:type="spellEnd"/>
      <w:r w:rsidRPr="00BC7B71">
        <w:rPr>
          <w:b/>
          <w:bCs/>
        </w:rPr>
        <w:t xml:space="preserve"> working tree와 대조. git 이력까지 확인.</w:t>
      </w:r>
    </w:p>
    <w:p w14:paraId="2545E1AD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>git 상태 확인(사용자 "복구 실패로 틀어졌을 수 있다" 우려 검증):</w:t>
      </w:r>
    </w:p>
    <w:p w14:paraId="04EF62A6" w14:textId="77777777" w:rsidR="00BC7B71" w:rsidRPr="00BC7B71" w:rsidRDefault="00BC7B71" w:rsidP="00BC7B71">
      <w:pPr>
        <w:numPr>
          <w:ilvl w:val="0"/>
          <w:numId w:val="14"/>
        </w:numPr>
      </w:pPr>
      <w:r w:rsidRPr="00BC7B71">
        <w:lastRenderedPageBreak/>
        <w:t xml:space="preserve">git diff --ignore-all-space HEAD 비어 있음 → working tree가 마지막 </w:t>
      </w:r>
      <w:proofErr w:type="spellStart"/>
      <w:r w:rsidRPr="00BC7B71">
        <w:t>커밋</w:t>
      </w:r>
      <w:proofErr w:type="spellEnd"/>
      <w:r w:rsidRPr="00BC7B71">
        <w:t xml:space="preserve"> f27085a 20261003 work와 내용 동일. </w:t>
      </w:r>
      <w:proofErr w:type="spellStart"/>
      <w:r w:rsidRPr="00BC7B71">
        <w:t>커밋</w:t>
      </w:r>
      <w:proofErr w:type="spellEnd"/>
      <w:r w:rsidRPr="00BC7B71">
        <w:t xml:space="preserve"> 이후 유실된 작업 없음. (뜨던 "9개 파일 수정"은 전부 working tree가 CRLF, </w:t>
      </w:r>
      <w:proofErr w:type="spellStart"/>
      <w:r w:rsidRPr="00BC7B71">
        <w:t>커밋</w:t>
      </w:r>
      <w:proofErr w:type="spellEnd"/>
      <w:r w:rsidRPr="00BC7B71">
        <w:t xml:space="preserve"> blob은 LF인 EOL 차이.)</w:t>
      </w:r>
    </w:p>
    <w:p w14:paraId="6EA821A4" w14:textId="77777777" w:rsidR="00BC7B71" w:rsidRPr="00BC7B71" w:rsidRDefault="00BC7B71" w:rsidP="00BC7B71">
      <w:pPr>
        <w:numPr>
          <w:ilvl w:val="0"/>
          <w:numId w:val="14"/>
        </w:numPr>
      </w:pPr>
      <w:proofErr w:type="spellStart"/>
      <w:r w:rsidRPr="00BC7B71">
        <w:t>trend_keyword</w:t>
      </w:r>
      <w:proofErr w:type="spellEnd"/>
      <w:r w:rsidRPr="00BC7B71">
        <w:t xml:space="preserve">는 </w:t>
      </w:r>
      <w:proofErr w:type="spellStart"/>
      <w:r w:rsidRPr="00BC7B71">
        <w:t>백엔드</w:t>
      </w:r>
      <w:proofErr w:type="spellEnd"/>
      <w:r w:rsidRPr="00BC7B71">
        <w:t xml:space="preserve"> </w:t>
      </w:r>
      <w:proofErr w:type="spellStart"/>
      <w:r w:rsidRPr="00BC7B71">
        <w:t>커밋</w:t>
      </w:r>
      <w:proofErr w:type="spellEnd"/>
      <w:r w:rsidRPr="00BC7B71">
        <w:t xml:space="preserve"> 이력상 f27085a에서 최초 등장·삭제된 적 없음 → "복구 실패로 지워진" 게 아니라 애초에 응답 스키마엔 안 넣고 </w:t>
      </w:r>
      <w:proofErr w:type="spellStart"/>
      <w:r w:rsidRPr="00BC7B71">
        <w:t>service·JSON</w:t>
      </w:r>
      <w:proofErr w:type="spellEnd"/>
      <w:r w:rsidRPr="00BC7B71">
        <w:t>에만 넣은 미완성.</w:t>
      </w:r>
    </w:p>
    <w:p w14:paraId="431F7847" w14:textId="77777777" w:rsidR="00BC7B71" w:rsidRPr="00BC7B71" w:rsidRDefault="00BC7B71" w:rsidP="00BC7B71">
      <w:pPr>
        <w:numPr>
          <w:ilvl w:val="0"/>
          <w:numId w:val="14"/>
        </w:numPr>
      </w:pPr>
      <w:r w:rsidRPr="00BC7B71">
        <w:t xml:space="preserve">main.py는 </w:t>
      </w:r>
      <w:proofErr w:type="spellStart"/>
      <w:r w:rsidRPr="00BC7B71">
        <w:t>DomainAnalyticsEngine</w:t>
      </w:r>
      <w:proofErr w:type="spellEnd"/>
      <w:r w:rsidRPr="00BC7B71">
        <w:t>를 한 번도 import한 적 없음 → analytics_service.py는 생성 때부터 죽은 코드. (S3 덮어쓰기·복구 때 갈라진 흔적.)</w:t>
      </w:r>
    </w:p>
    <w:p w14:paraId="2956249F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>발견한 결함:</w:t>
      </w:r>
    </w:p>
    <w:p w14:paraId="68C79FA8" w14:textId="77777777" w:rsidR="00BC7B71" w:rsidRPr="00BC7B71" w:rsidRDefault="00BC7B71" w:rsidP="00BC7B71">
      <w:pPr>
        <w:numPr>
          <w:ilvl w:val="0"/>
          <w:numId w:val="15"/>
        </w:numPr>
      </w:pPr>
      <w:r w:rsidRPr="00BC7B71">
        <w:rPr>
          <w:rFonts w:ascii="Segoe UI Emoji" w:hAnsi="Segoe UI Emoji" w:cs="Segoe UI Emoji"/>
        </w:rPr>
        <w:t>🔴</w:t>
      </w:r>
      <w:r w:rsidRPr="00BC7B71">
        <w:t xml:space="preserve"> 2026-HYBRID trend 필드가 런타임 전부 유실. 데이터(</w:t>
      </w:r>
      <w:proofErr w:type="spellStart"/>
      <w:r w:rsidRPr="00BC7B71">
        <w:t>voice_</w:t>
      </w:r>
      <w:proofErr w:type="gramStart"/>
      <w:r w:rsidRPr="00BC7B71">
        <w:t>phishing.json</w:t>
      </w:r>
      <w:proofErr w:type="spellEnd"/>
      <w:proofErr w:type="gramEnd"/>
      <w:r w:rsidRPr="00BC7B71">
        <w:t xml:space="preserve"> C01·C02·C03·E01)와 프론트 타입엔 </w:t>
      </w:r>
      <w:proofErr w:type="spellStart"/>
      <w:r w:rsidRPr="00BC7B71">
        <w:t>trend_keyword</w:t>
      </w:r>
      <w:proofErr w:type="spellEnd"/>
      <w:r w:rsidRPr="00BC7B71">
        <w:t>/</w:t>
      </w:r>
      <w:proofErr w:type="spellStart"/>
      <w:r w:rsidRPr="00BC7B71">
        <w:t>trend_weight</w:t>
      </w:r>
      <w:proofErr w:type="spellEnd"/>
      <w:r w:rsidRPr="00BC7B71">
        <w:t xml:space="preserve">가 있으나, </w:t>
      </w:r>
      <w:proofErr w:type="spellStart"/>
      <w:r w:rsidRPr="00BC7B71">
        <w:t>백엔드</w:t>
      </w:r>
      <w:proofErr w:type="spellEnd"/>
      <w:r w:rsidRPr="00BC7B71">
        <w:t xml:space="preserve"> 응답 스키마 </w:t>
      </w:r>
      <w:proofErr w:type="spellStart"/>
      <w:r w:rsidRPr="00BC7B71">
        <w:t>ProblemNode</w:t>
      </w:r>
      <w:proofErr w:type="spellEnd"/>
      <w:r w:rsidRPr="00BC7B71">
        <w:t>(graph.py)·</w:t>
      </w:r>
      <w:proofErr w:type="spellStart"/>
      <w:r w:rsidRPr="00BC7B71">
        <w:t>GapNode</w:t>
      </w:r>
      <w:proofErr w:type="spellEnd"/>
      <w:r w:rsidRPr="00BC7B71">
        <w:t>(analytics.py)</w:t>
      </w:r>
      <w:proofErr w:type="spellStart"/>
      <w:r w:rsidRPr="00BC7B71">
        <w:t>에</w:t>
      </w:r>
      <w:proofErr w:type="spellEnd"/>
      <w:r w:rsidRPr="00BC7B71">
        <w:t xml:space="preserve"> 필드 </w:t>
      </w:r>
      <w:proofErr w:type="spellStart"/>
      <w:r w:rsidRPr="00BC7B71">
        <w:t>미선언</w:t>
      </w:r>
      <w:proofErr w:type="spellEnd"/>
      <w:r w:rsidRPr="00BC7B71">
        <w:t xml:space="preserve"> → </w:t>
      </w:r>
      <w:proofErr w:type="spellStart"/>
      <w:r w:rsidRPr="00BC7B71">
        <w:t>response_model</w:t>
      </w:r>
      <w:proofErr w:type="spellEnd"/>
      <w:r w:rsidRPr="00BC7B71">
        <w:t xml:space="preserve">이 API 경계에서 </w:t>
      </w:r>
      <w:proofErr w:type="spellStart"/>
      <w:r w:rsidRPr="00BC7B71">
        <w:t>잘라냄</w:t>
      </w:r>
      <w:proofErr w:type="spellEnd"/>
      <w:r w:rsidRPr="00BC7B71">
        <w:t xml:space="preserve">. 노드 </w:t>
      </w:r>
      <w:proofErr w:type="spellStart"/>
      <w:r w:rsidRPr="00BC7B71">
        <w:t>드로어</w:t>
      </w:r>
      <w:proofErr w:type="spellEnd"/>
      <w:r w:rsidRPr="00BC7B71">
        <w:t xml:space="preserve"> 키워드 블록·</w:t>
      </w:r>
      <w:proofErr w:type="spellStart"/>
      <w:r w:rsidRPr="00BC7B71">
        <w:t>AnalyticsPanel</w:t>
      </w:r>
      <w:proofErr w:type="spellEnd"/>
      <w:r w:rsidRPr="00BC7B71">
        <w:t xml:space="preserve"> 키워드 태그 둘 다 </w:t>
      </w:r>
      <w:proofErr w:type="spellStart"/>
      <w:r w:rsidRPr="00BC7B71">
        <w:t>미표출</w:t>
      </w:r>
      <w:proofErr w:type="spellEnd"/>
      <w:r w:rsidRPr="00BC7B71">
        <w:t xml:space="preserve">(조용히 죽어 있었음, </w:t>
      </w:r>
      <w:proofErr w:type="spellStart"/>
      <w:r w:rsidRPr="00BC7B71">
        <w:t>tsc</w:t>
      </w:r>
      <w:proofErr w:type="spellEnd"/>
      <w:r w:rsidRPr="00BC7B71">
        <w:t>는 optional이라 통과).</w:t>
      </w:r>
    </w:p>
    <w:p w14:paraId="4D44DD34" w14:textId="77777777" w:rsidR="00BC7B71" w:rsidRPr="00BC7B71" w:rsidRDefault="00BC7B71" w:rsidP="00BC7B71">
      <w:pPr>
        <w:numPr>
          <w:ilvl w:val="0"/>
          <w:numId w:val="15"/>
        </w:numPr>
      </w:pPr>
      <w:r w:rsidRPr="00BC7B71">
        <w:rPr>
          <w:rFonts w:ascii="Segoe UI Emoji" w:hAnsi="Segoe UI Emoji" w:cs="Segoe UI Emoji"/>
        </w:rPr>
        <w:t>🟡</w:t>
      </w:r>
      <w:r w:rsidRPr="00BC7B71">
        <w:t xml:space="preserve"> analytics_service.py(</w:t>
      </w:r>
      <w:proofErr w:type="spellStart"/>
      <w:r w:rsidRPr="00BC7B71">
        <w:t>DomainAnalyticsEngine</w:t>
      </w:r>
      <w:proofErr w:type="spellEnd"/>
      <w:r w:rsidRPr="00BC7B71">
        <w:t>) 미사용 죽은 코드 — main.py가 로직 인라인 중복.</w:t>
      </w:r>
    </w:p>
    <w:p w14:paraId="65E6E051" w14:textId="77777777" w:rsidR="00BC7B71" w:rsidRPr="00BC7B71" w:rsidRDefault="00BC7B71" w:rsidP="00BC7B71">
      <w:pPr>
        <w:numPr>
          <w:ilvl w:val="0"/>
          <w:numId w:val="15"/>
        </w:numPr>
      </w:pPr>
      <w:r w:rsidRPr="00BC7B71">
        <w:rPr>
          <w:rFonts w:ascii="Segoe UI Emoji" w:hAnsi="Segoe UI Emoji" w:cs="Segoe UI Emoji"/>
        </w:rPr>
        <w:t>🟡</w:t>
      </w:r>
      <w:r w:rsidRPr="00BC7B71">
        <w:t xml:space="preserve"> types/</w:t>
      </w:r>
      <w:proofErr w:type="spellStart"/>
      <w:r w:rsidRPr="00BC7B71">
        <w:t>analytics.ts</w:t>
      </w:r>
      <w:proofErr w:type="spellEnd"/>
      <w:r w:rsidRPr="00BC7B71">
        <w:t xml:space="preserve">에 </w:t>
      </w:r>
      <w:proofErr w:type="spellStart"/>
      <w:r w:rsidRPr="00BC7B71">
        <w:t>GapNode</w:t>
      </w:r>
      <w:proofErr w:type="spellEnd"/>
      <w:r w:rsidRPr="00BC7B71">
        <w:t xml:space="preserve"> 인터페이스 2회 선언(선언 병합으로 통과하나 S3 복구 잔재).</w:t>
      </w:r>
    </w:p>
    <w:p w14:paraId="653867C1" w14:textId="77777777" w:rsidR="00BC7B71" w:rsidRPr="00BC7B71" w:rsidRDefault="00BC7B71" w:rsidP="00BC7B71">
      <w:pPr>
        <w:numPr>
          <w:ilvl w:val="0"/>
          <w:numId w:val="15"/>
        </w:numPr>
      </w:pPr>
      <w:r w:rsidRPr="00BC7B71">
        <w:rPr>
          <w:rFonts w:ascii="Segoe UI Emoji" w:hAnsi="Segoe UI Emoji" w:cs="Segoe UI Emoji"/>
        </w:rPr>
        <w:t>🔴</w:t>
      </w:r>
      <w:r w:rsidRPr="00BC7B71">
        <w:t xml:space="preserve"> 좌측 노드 그래프 </w:t>
      </w:r>
      <w:proofErr w:type="spellStart"/>
      <w:r w:rsidRPr="00BC7B71">
        <w:t>미표시</w:t>
      </w:r>
      <w:proofErr w:type="spellEnd"/>
      <w:r w:rsidRPr="00BC7B71">
        <w:t xml:space="preserve"> (React Flow #004). </w:t>
      </w:r>
      <w:proofErr w:type="spellStart"/>
      <w:r w:rsidRPr="00BC7B71">
        <w:t>GraphCanvas</w:t>
      </w:r>
      <w:proofErr w:type="spellEnd"/>
      <w:r w:rsidRPr="00BC7B71">
        <w:t xml:space="preserve"> 컨테이너가 height:'100%'라 flex 체인에서 높이 0으로 접힘 → </w:t>
      </w:r>
      <w:proofErr w:type="spellStart"/>
      <w:r w:rsidRPr="00BC7B71">
        <w:t>ReactFlow</w:t>
      </w:r>
      <w:proofErr w:type="spellEnd"/>
      <w:r w:rsidRPr="00BC7B71">
        <w:t xml:space="preserve">가 "부모 높이 0"으로 아무것도 못 그림(콘솔 #004 반복). "그래프 없애기로 </w:t>
      </w:r>
      <w:proofErr w:type="spellStart"/>
      <w:r w:rsidRPr="00BC7B71">
        <w:t>했었나</w:t>
      </w:r>
      <w:proofErr w:type="spellEnd"/>
      <w:r w:rsidRPr="00BC7B71">
        <w:t>?"의 실제 원인 = 의도적 제거 아님, 레이아웃 버그.</w:t>
      </w:r>
    </w:p>
    <w:p w14:paraId="3FF13945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 xml:space="preserve">이번 세션에서 처리(모두 working tree, </w:t>
      </w:r>
      <w:proofErr w:type="spellStart"/>
      <w:r w:rsidRPr="00BC7B71">
        <w:rPr>
          <w:b/>
          <w:bCs/>
        </w:rPr>
        <w:t>미커밋</w:t>
      </w:r>
      <w:proofErr w:type="spellEnd"/>
      <w:r w:rsidRPr="00BC7B71">
        <w:rPr>
          <w:b/>
          <w:bCs/>
        </w:rPr>
        <w:t xml:space="preserve"> — 사용자가 직접 </w:t>
      </w:r>
      <w:proofErr w:type="spellStart"/>
      <w:r w:rsidRPr="00BC7B71">
        <w:rPr>
          <w:b/>
          <w:bCs/>
        </w:rPr>
        <w:t>커밋</w:t>
      </w:r>
      <w:proofErr w:type="spellEnd"/>
      <w:r w:rsidRPr="00BC7B71">
        <w:rPr>
          <w:b/>
          <w:bCs/>
        </w:rPr>
        <w:t xml:space="preserve"> 예정):</w:t>
      </w:r>
    </w:p>
    <w:p w14:paraId="242EE3F6" w14:textId="77777777" w:rsidR="00BC7B71" w:rsidRPr="00BC7B71" w:rsidRDefault="00BC7B71" w:rsidP="00BC7B71">
      <w:pPr>
        <w:numPr>
          <w:ilvl w:val="0"/>
          <w:numId w:val="16"/>
        </w:numPr>
      </w:pPr>
      <w:r w:rsidRPr="00BC7B71">
        <w:rPr>
          <w:rFonts w:ascii="Segoe UI Emoji" w:hAnsi="Segoe UI Emoji" w:cs="Segoe UI Emoji"/>
        </w:rPr>
        <w:t>🔴</w:t>
      </w:r>
      <w:r w:rsidRPr="00BC7B71">
        <w:t xml:space="preserve"> trend 필드 배선: graph.py </w:t>
      </w:r>
      <w:proofErr w:type="spellStart"/>
      <w:r w:rsidRPr="00BC7B71">
        <w:t>ProblemNode</w:t>
      </w:r>
      <w:proofErr w:type="spellEnd"/>
      <w:r w:rsidRPr="00BC7B71">
        <w:t xml:space="preserve"> + analytics.py </w:t>
      </w:r>
      <w:proofErr w:type="spellStart"/>
      <w:r w:rsidRPr="00BC7B71">
        <w:t>GapNode</w:t>
      </w:r>
      <w:proofErr w:type="spellEnd"/>
      <w:r w:rsidRPr="00BC7B71">
        <w:t xml:space="preserve">에 </w:t>
      </w:r>
      <w:proofErr w:type="spellStart"/>
      <w:r w:rsidRPr="00BC7B71">
        <w:t>trend_keyword</w:t>
      </w:r>
      <w:proofErr w:type="spellEnd"/>
      <w:r w:rsidRPr="00BC7B71">
        <w:t>/</w:t>
      </w:r>
      <w:proofErr w:type="spellStart"/>
      <w:r w:rsidRPr="00BC7B71">
        <w:t>trend_weight</w:t>
      </w:r>
      <w:proofErr w:type="spellEnd"/>
      <w:r w:rsidRPr="00BC7B71">
        <w:t xml:space="preserve"> Optional 추가, main.py 인라인 </w:t>
      </w:r>
      <w:proofErr w:type="spellStart"/>
      <w:r w:rsidRPr="00BC7B71">
        <w:t>GapNode</w:t>
      </w:r>
      <w:proofErr w:type="spellEnd"/>
      <w:r w:rsidRPr="00BC7B71">
        <w:t xml:space="preserve"> 생성부에 두 필드 전달. → 노드 </w:t>
      </w:r>
      <w:proofErr w:type="spellStart"/>
      <w:r w:rsidRPr="00BC7B71">
        <w:t>드로어</w:t>
      </w:r>
      <w:proofErr w:type="spellEnd"/>
      <w:r w:rsidRPr="00BC7B71">
        <w:t xml:space="preserve"> + analytics Gap 패널에 키워드 정상 노출(사용자 화면 확인 완료).</w:t>
      </w:r>
    </w:p>
    <w:p w14:paraId="35EC0A51" w14:textId="77777777" w:rsidR="00BC7B71" w:rsidRPr="00BC7B71" w:rsidRDefault="00BC7B71" w:rsidP="00BC7B71">
      <w:pPr>
        <w:numPr>
          <w:ilvl w:val="0"/>
          <w:numId w:val="16"/>
        </w:numPr>
      </w:pPr>
      <w:r w:rsidRPr="00BC7B71">
        <w:rPr>
          <w:rFonts w:ascii="Segoe UI Emoji" w:hAnsi="Segoe UI Emoji" w:cs="Segoe UI Emoji"/>
        </w:rPr>
        <w:t>🟡</w:t>
      </w:r>
      <w:r w:rsidRPr="00BC7B71">
        <w:t xml:space="preserve"> analytics_service.py 삭제(외부 참조 0 확인 후).</w:t>
      </w:r>
    </w:p>
    <w:p w14:paraId="3B5496E0" w14:textId="77777777" w:rsidR="00BC7B71" w:rsidRPr="00BC7B71" w:rsidRDefault="00BC7B71" w:rsidP="00BC7B71">
      <w:pPr>
        <w:numPr>
          <w:ilvl w:val="0"/>
          <w:numId w:val="16"/>
        </w:numPr>
      </w:pPr>
      <w:r w:rsidRPr="00BC7B71">
        <w:rPr>
          <w:rFonts w:ascii="Segoe UI Emoji" w:hAnsi="Segoe UI Emoji" w:cs="Segoe UI Emoji"/>
        </w:rPr>
        <w:t>🟡</w:t>
      </w:r>
      <w:r w:rsidRPr="00BC7B71">
        <w:t xml:space="preserve"> </w:t>
      </w:r>
      <w:proofErr w:type="spellStart"/>
      <w:r w:rsidRPr="00BC7B71">
        <w:t>analytics.ts</w:t>
      </w:r>
      <w:proofErr w:type="spellEnd"/>
      <w:r w:rsidRPr="00BC7B71">
        <w:t xml:space="preserve"> </w:t>
      </w:r>
      <w:proofErr w:type="spellStart"/>
      <w:r w:rsidRPr="00BC7B71">
        <w:t>GapNode</w:t>
      </w:r>
      <w:proofErr w:type="spellEnd"/>
      <w:r w:rsidRPr="00BC7B71">
        <w:t xml:space="preserve"> 중복 선언 → 하나로 통합(trend 필드 포함).</w:t>
      </w:r>
    </w:p>
    <w:p w14:paraId="372CD3DC" w14:textId="77777777" w:rsidR="00BC7B71" w:rsidRPr="00BC7B71" w:rsidRDefault="00BC7B71" w:rsidP="00BC7B71">
      <w:pPr>
        <w:numPr>
          <w:ilvl w:val="0"/>
          <w:numId w:val="16"/>
        </w:numPr>
      </w:pPr>
      <w:r w:rsidRPr="00BC7B71">
        <w:rPr>
          <w:rFonts w:ascii="Segoe UI Emoji" w:hAnsi="Segoe UI Emoji" w:cs="Segoe UI Emoji"/>
        </w:rPr>
        <w:t>🔴</w:t>
      </w:r>
      <w:r w:rsidRPr="00BC7B71">
        <w:t xml:space="preserve"> </w:t>
      </w:r>
      <w:proofErr w:type="spellStart"/>
      <w:r w:rsidRPr="00BC7B71">
        <w:t>GraphCanvas</w:t>
      </w:r>
      <w:proofErr w:type="spellEnd"/>
      <w:r w:rsidRPr="00BC7B71">
        <w:t xml:space="preserve"> 컨테이너 height:'100%' → </w:t>
      </w:r>
      <w:proofErr w:type="spellStart"/>
      <w:r w:rsidRPr="00BC7B71">
        <w:t>position:'absolute</w:t>
      </w:r>
      <w:proofErr w:type="spellEnd"/>
      <w:r w:rsidRPr="00BC7B71">
        <w:t xml:space="preserve">' + </w:t>
      </w:r>
      <w:r w:rsidRPr="00BC7B71">
        <w:lastRenderedPageBreak/>
        <w:t>top/left/right/bottom:0. main(</w:t>
      </w:r>
      <w:proofErr w:type="spellStart"/>
      <w:proofErr w:type="gramStart"/>
      <w:r w:rsidRPr="00BC7B71">
        <w:t>position:relative</w:t>
      </w:r>
      <w:proofErr w:type="spellEnd"/>
      <w:proofErr w:type="gramEnd"/>
      <w:r w:rsidRPr="00BC7B71">
        <w:t xml:space="preserve">, 높이 확정) 박스를 실제 픽셀로 채워 #004 해소. → 좌측 22노드 그래프 정상 표시, 콘솔 경고 소거(확인 완료). 섹션 4 </w:t>
      </w:r>
      <w:proofErr w:type="spellStart"/>
      <w:r w:rsidRPr="00BC7B71">
        <w:t>dagre</w:t>
      </w:r>
      <w:proofErr w:type="spellEnd"/>
      <w:r w:rsidRPr="00BC7B71">
        <w:t xml:space="preserve"> 항목의 #004 "보류"도 이로써 해결.</w:t>
      </w:r>
    </w:p>
    <w:p w14:paraId="4DC87982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 xml:space="preserve">정직성 노트: </w:t>
      </w:r>
      <w:r w:rsidRPr="00BC7B71">
        <w:t xml:space="preserve">접근성 목표 수치 여전히 </w:t>
      </w:r>
      <w:proofErr w:type="spellStart"/>
      <w:r w:rsidRPr="00BC7B71">
        <w:t>미측정</w:t>
      </w:r>
      <w:proofErr w:type="spellEnd"/>
      <w:r w:rsidRPr="00BC7B71">
        <w:t xml:space="preserve">(다음 작업 4). 배포 미완(로컬 구동 단계, 다음 작업 3). </w:t>
      </w:r>
      <w:proofErr w:type="spellStart"/>
      <w:r w:rsidRPr="00BC7B71">
        <w:t>엣지</w:t>
      </w:r>
      <w:proofErr w:type="spellEnd"/>
      <w:r w:rsidRPr="00BC7B71">
        <w:t xml:space="preserve"> 6개/22노드로 인과 연결 희소 → 다음 작업 2로 승격. 위 수정분은 아직 </w:t>
      </w:r>
      <w:proofErr w:type="spellStart"/>
      <w:r w:rsidRPr="00BC7B71">
        <w:t>커밋</w:t>
      </w:r>
      <w:proofErr w:type="spellEnd"/>
      <w:r w:rsidRPr="00BC7B71">
        <w:t xml:space="preserve"> 안 됨(다음 작업 1).</w:t>
      </w:r>
    </w:p>
    <w:p w14:paraId="1EEA6139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pict w14:anchorId="5AE2F2FA">
          <v:rect id="_x0000_i1063" style="width:0;height:1.5pt" o:hralign="center" o:hrstd="t" o:hr="t" fillcolor="#a0a0a0" stroked="f"/>
        </w:pict>
      </w:r>
    </w:p>
    <w:p w14:paraId="20A077E3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 xml:space="preserve">부록 C. 인과 </w:t>
      </w:r>
      <w:proofErr w:type="spellStart"/>
      <w:r w:rsidRPr="00BC7B71">
        <w:rPr>
          <w:b/>
          <w:bCs/>
        </w:rPr>
        <w:t>엣지</w:t>
      </w:r>
      <w:proofErr w:type="spellEnd"/>
      <w:r w:rsidRPr="00BC7B71">
        <w:rPr>
          <w:b/>
          <w:bCs/>
        </w:rPr>
        <w:t xml:space="preserve"> 보강 (2026-10-09, </w:t>
      </w:r>
      <w:proofErr w:type="spellStart"/>
      <w:r w:rsidRPr="00BC7B71">
        <w:rPr>
          <w:b/>
          <w:bCs/>
        </w:rPr>
        <w:t>Cowork</w:t>
      </w:r>
      <w:proofErr w:type="spellEnd"/>
      <w:r w:rsidRPr="00BC7B71">
        <w:rPr>
          <w:b/>
          <w:bCs/>
        </w:rPr>
        <w:t xml:space="preserve"> 세션)</w:t>
      </w:r>
    </w:p>
    <w:p w14:paraId="47241170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 xml:space="preserve">맥락: </w:t>
      </w:r>
      <w:r w:rsidRPr="00BC7B71">
        <w:t>다음 작업 2번(간판 약점: 6엣지/22노드로 인과 연결 희소). 작업 1(</w:t>
      </w:r>
      <w:proofErr w:type="spellStart"/>
      <w:r w:rsidRPr="00BC7B71">
        <w:t>커밋</w:t>
      </w:r>
      <w:proofErr w:type="spellEnd"/>
      <w:r w:rsidRPr="00BC7B71">
        <w:t>)은 01c8ce0로 이미 완료 확인됨.</w:t>
      </w:r>
    </w:p>
    <w:p w14:paraId="4DBDC496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>출처 판단(중요):</w:t>
      </w:r>
    </w:p>
    <w:p w14:paraId="042B929A" w14:textId="77777777" w:rsidR="00BC7B71" w:rsidRPr="00BC7B71" w:rsidRDefault="00BC7B71" w:rsidP="00BC7B71">
      <w:pPr>
        <w:numPr>
          <w:ilvl w:val="0"/>
          <w:numId w:val="17"/>
        </w:numPr>
      </w:pPr>
      <w:r w:rsidRPr="00BC7B71">
        <w:t>22노드가 나온 원본 보고서를 사용자가 보유/기억하지 못함 → 방향 B 채택(분석적 추론 레이어로 명시).</w:t>
      </w:r>
    </w:p>
    <w:p w14:paraId="16A3C4D6" w14:textId="77777777" w:rsidR="00BC7B71" w:rsidRPr="00BC7B71" w:rsidRDefault="00BC7B71" w:rsidP="00BC7B71">
      <w:pPr>
        <w:numPr>
          <w:ilvl w:val="0"/>
          <w:numId w:val="17"/>
        </w:numPr>
      </w:pPr>
      <w:r w:rsidRPr="00BC7B71">
        <w:t>프로젝트 첨부 PDF "제3차 종합계획"은 출처가 아님: 보이스피싱은 p.22에 3줄짜리 신규 영역 stub만 있음(16개 원인 구조 없음).</w:t>
      </w:r>
    </w:p>
    <w:p w14:paraId="23C303A3" w14:textId="77777777" w:rsidR="00BC7B71" w:rsidRPr="00BC7B71" w:rsidRDefault="00BC7B71" w:rsidP="00BC7B71">
      <w:pPr>
        <w:numPr>
          <w:ilvl w:val="0"/>
          <w:numId w:val="17"/>
        </w:numPr>
      </w:pPr>
      <w:r w:rsidRPr="00BC7B71">
        <w:t xml:space="preserve">더 중요: PDF 내 실제 </w:t>
      </w:r>
      <w:proofErr w:type="spellStart"/>
      <w:r w:rsidRPr="00BC7B71">
        <w:t>문제트리</w:t>
      </w:r>
      <w:proofErr w:type="spellEnd"/>
      <w:r w:rsidRPr="00BC7B71">
        <w:t xml:space="preserve">(사이버범죄 p.29, 미세먼지 참고10 p.69)는 원인 묶음/영향 묶음 분류 리스트일 뿐, 특정 원인→특정 영향 화살표가 없음. 즉 KISTEP </w:t>
      </w:r>
      <w:proofErr w:type="spellStart"/>
      <w:r w:rsidRPr="00BC7B71">
        <w:t>문제트리</w:t>
      </w:r>
      <w:proofErr w:type="spellEnd"/>
      <w:r w:rsidRPr="00BC7B71">
        <w:t xml:space="preserve"> 양식 자체가 인과 화살표를 그리지 않음 → 어떤 원본이 있어도 </w:t>
      </w:r>
      <w:proofErr w:type="spellStart"/>
      <w:r w:rsidRPr="00BC7B71">
        <w:t>엣지는</w:t>
      </w:r>
      <w:proofErr w:type="spellEnd"/>
      <w:r w:rsidRPr="00BC7B71">
        <w:t xml:space="preserve"> </w:t>
      </w:r>
      <w:proofErr w:type="spellStart"/>
      <w:r w:rsidRPr="00BC7B71">
        <w:t>분석자</w:t>
      </w:r>
      <w:proofErr w:type="spellEnd"/>
      <w:r w:rsidRPr="00BC7B71">
        <w:t xml:space="preserve"> 추론 레이어. 원본의 가치는 화살표가 아니라 노드 묶음·근거 출처 고정에 있음.</w:t>
      </w:r>
    </w:p>
    <w:p w14:paraId="0B6F390B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 xml:space="preserve">근거 기준: </w:t>
      </w:r>
      <w:r w:rsidRPr="00BC7B71">
        <w:t xml:space="preserve">각 </w:t>
      </w:r>
      <w:proofErr w:type="spellStart"/>
      <w:r w:rsidRPr="00BC7B71">
        <w:t>엣지는</w:t>
      </w:r>
      <w:proofErr w:type="spellEnd"/>
      <w:r w:rsidRPr="00BC7B71">
        <w:t xml:space="preserve"> 노드 description의 자체 논리에 근거. 원인 노드가 설명상 유발하는 영향으로 연결.</w:t>
      </w:r>
    </w:p>
    <w:p w14:paraId="44EC10A5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 xml:space="preserve">결과: </w:t>
      </w:r>
      <w:r w:rsidRPr="00BC7B71">
        <w:t>6엣지 → 22엣지, 고립 노드 0, 단일 연결 컴포넌트. 파일: backend/app/data/</w:t>
      </w:r>
      <w:proofErr w:type="spellStart"/>
      <w:r w:rsidRPr="00BC7B71">
        <w:t>voice_phishing.json</w:t>
      </w:r>
      <w:proofErr w:type="spellEnd"/>
      <w:r w:rsidRPr="00BC7B71">
        <w:t xml:space="preserve"> (스키마 불변 — 기존 id/source/target/label 4필드 그대로). </w:t>
      </w:r>
      <w:proofErr w:type="spellStart"/>
      <w:r w:rsidRPr="00BC7B71">
        <w:t>커밋</w:t>
      </w:r>
      <w:proofErr w:type="spellEnd"/>
      <w:r w:rsidRPr="00BC7B71">
        <w:t xml:space="preserve"> 6ea0efa.</w:t>
      </w:r>
    </w:p>
    <w:p w14:paraId="2F4765E1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 xml:space="preserve">추가 </w:t>
      </w:r>
      <w:proofErr w:type="spellStart"/>
      <w:r w:rsidRPr="00BC7B71">
        <w:rPr>
          <w:b/>
          <w:bCs/>
        </w:rPr>
        <w:t>엣지</w:t>
      </w:r>
      <w:proofErr w:type="spellEnd"/>
      <w:r w:rsidRPr="00BC7B71">
        <w:rPr>
          <w:b/>
          <w:bCs/>
        </w:rPr>
        <w:t xml:space="preserve"> (16개):</w:t>
      </w:r>
    </w:p>
    <w:p w14:paraId="611C3DB5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>① 섬 해소(고립 원인 10 + 고립 영향 E04 연결):</w:t>
      </w:r>
    </w:p>
    <w:p w14:paraId="137821D9" w14:textId="77777777" w:rsidR="00BC7B71" w:rsidRPr="00BC7B71" w:rsidRDefault="00BC7B71" w:rsidP="00BC7B71">
      <w:pPr>
        <w:numPr>
          <w:ilvl w:val="0"/>
          <w:numId w:val="18"/>
        </w:numPr>
      </w:pPr>
      <w:r w:rsidRPr="00BC7B71">
        <w:t xml:space="preserve">C03→E06(범행수단 제공): </w:t>
      </w:r>
      <w:proofErr w:type="spellStart"/>
      <w:r w:rsidRPr="00BC7B71">
        <w:t>대포폰</w:t>
      </w:r>
      <w:proofErr w:type="spellEnd"/>
      <w:r w:rsidRPr="00BC7B71">
        <w:t>·명의도용 개통 = 범행 실행수단 → 서민 금전피해</w:t>
      </w:r>
    </w:p>
    <w:p w14:paraId="02B73430" w14:textId="77777777" w:rsidR="00BC7B71" w:rsidRPr="00BC7B71" w:rsidRDefault="00BC7B71" w:rsidP="00BC7B71">
      <w:pPr>
        <w:numPr>
          <w:ilvl w:val="0"/>
          <w:numId w:val="18"/>
        </w:numPr>
      </w:pPr>
      <w:r w:rsidRPr="00BC7B71">
        <w:t>C05→E04(비용 전가): 민간 피해구제 소극 → 공적 구제·행정비용 전가</w:t>
      </w:r>
    </w:p>
    <w:p w14:paraId="4959CB50" w14:textId="77777777" w:rsidR="00BC7B71" w:rsidRPr="00BC7B71" w:rsidRDefault="00BC7B71" w:rsidP="00BC7B71">
      <w:pPr>
        <w:numPr>
          <w:ilvl w:val="0"/>
          <w:numId w:val="18"/>
        </w:numPr>
      </w:pPr>
      <w:r w:rsidRPr="00BC7B71">
        <w:lastRenderedPageBreak/>
        <w:t xml:space="preserve">C06→E01(수익 이동): </w:t>
      </w:r>
      <w:proofErr w:type="spellStart"/>
      <w:r w:rsidRPr="00BC7B71">
        <w:t>수거책</w:t>
      </w:r>
      <w:proofErr w:type="spellEnd"/>
      <w:r w:rsidRPr="00BC7B71">
        <w:t>·</w:t>
      </w:r>
      <w:proofErr w:type="spellStart"/>
      <w:r w:rsidRPr="00BC7B71">
        <w:t>송금책</w:t>
      </w:r>
      <w:proofErr w:type="spellEnd"/>
      <w:r w:rsidRPr="00BC7B71">
        <w:t xml:space="preserve"> 가담 → 범죄수익 이동·해외유출</w:t>
      </w:r>
    </w:p>
    <w:p w14:paraId="14D9868C" w14:textId="77777777" w:rsidR="00BC7B71" w:rsidRPr="00BC7B71" w:rsidRDefault="00BC7B71" w:rsidP="00BC7B71">
      <w:pPr>
        <w:numPr>
          <w:ilvl w:val="0"/>
          <w:numId w:val="18"/>
        </w:numPr>
      </w:pPr>
      <w:r w:rsidRPr="00BC7B71">
        <w:t>C07→E04(관제비용 유발): 관제 일원화 부재 → 관제·수사기술 도입비용 증가</w:t>
      </w:r>
    </w:p>
    <w:p w14:paraId="780B621A" w14:textId="77777777" w:rsidR="00BC7B71" w:rsidRPr="00BC7B71" w:rsidRDefault="00BC7B71" w:rsidP="00BC7B71">
      <w:pPr>
        <w:numPr>
          <w:ilvl w:val="0"/>
          <w:numId w:val="18"/>
        </w:numPr>
      </w:pPr>
      <w:r w:rsidRPr="00BC7B71">
        <w:t xml:space="preserve">C09→E05(통신기술 악용): 발신번호 </w:t>
      </w:r>
      <w:proofErr w:type="spellStart"/>
      <w:r w:rsidRPr="00BC7B71">
        <w:t>변작</w:t>
      </w:r>
      <w:proofErr w:type="spellEnd"/>
      <w:r w:rsidRPr="00BC7B71">
        <w:t>·중계기 → 통신서비스 악용</w:t>
      </w:r>
    </w:p>
    <w:p w14:paraId="67BF76F4" w14:textId="77777777" w:rsidR="00BC7B71" w:rsidRPr="00BC7B71" w:rsidRDefault="00BC7B71" w:rsidP="00BC7B71">
      <w:pPr>
        <w:numPr>
          <w:ilvl w:val="0"/>
          <w:numId w:val="18"/>
        </w:numPr>
      </w:pPr>
      <w:r w:rsidRPr="00BC7B71">
        <w:t>C11→E01(차단 실패): 통신·금융 정보공유 미흡 → 자금 차단 실패 → 유출</w:t>
      </w:r>
    </w:p>
    <w:p w14:paraId="3743640E" w14:textId="77777777" w:rsidR="00BC7B71" w:rsidRPr="00BC7B71" w:rsidRDefault="00BC7B71" w:rsidP="00BC7B71">
      <w:pPr>
        <w:numPr>
          <w:ilvl w:val="0"/>
          <w:numId w:val="18"/>
        </w:numPr>
      </w:pPr>
      <w:r w:rsidRPr="00BC7B71">
        <w:t>C12→E01(회수 불가): 해외 콜센터 사법공조 한계 → 수익 회수 불가 → 유출</w:t>
      </w:r>
    </w:p>
    <w:p w14:paraId="2F6238C4" w14:textId="77777777" w:rsidR="00BC7B71" w:rsidRPr="00BC7B71" w:rsidRDefault="00BC7B71" w:rsidP="00BC7B71">
      <w:pPr>
        <w:numPr>
          <w:ilvl w:val="0"/>
          <w:numId w:val="18"/>
        </w:numPr>
      </w:pPr>
      <w:r w:rsidRPr="00BC7B71">
        <w:t>C14→E06(탐지 공백): 통신비밀보호법 음성분석 제약 → 사기 판별 공백 → 피해</w:t>
      </w:r>
    </w:p>
    <w:p w14:paraId="66287C36" w14:textId="77777777" w:rsidR="00BC7B71" w:rsidRPr="00BC7B71" w:rsidRDefault="00BC7B71" w:rsidP="00BC7B71">
      <w:pPr>
        <w:numPr>
          <w:ilvl w:val="0"/>
          <w:numId w:val="18"/>
        </w:numPr>
      </w:pPr>
      <w:r w:rsidRPr="00BC7B71">
        <w:t>C15→E06(신고 저조): 포상금 실효성 낮음 → 시민 신고 저조 → 피해 지속</w:t>
      </w:r>
    </w:p>
    <w:p w14:paraId="3A32089F" w14:textId="77777777" w:rsidR="00BC7B71" w:rsidRPr="00BC7B71" w:rsidRDefault="00BC7B71" w:rsidP="00BC7B71">
      <w:pPr>
        <w:numPr>
          <w:ilvl w:val="0"/>
          <w:numId w:val="18"/>
        </w:numPr>
      </w:pPr>
      <w:r w:rsidRPr="00BC7B71">
        <w:t>C16→E06(미신고 확산): 평판 우려 미신고 → 수사단서 부족 → 범죄 반복</w:t>
      </w:r>
    </w:p>
    <w:p w14:paraId="2C818FE8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>② bridge(기존 원인 → 2번째 영향, 단일 연결화 + 밀도):</w:t>
      </w:r>
    </w:p>
    <w:p w14:paraId="017A9073" w14:textId="77777777" w:rsidR="00BC7B71" w:rsidRPr="00BC7B71" w:rsidRDefault="00BC7B71" w:rsidP="00BC7B71">
      <w:pPr>
        <w:numPr>
          <w:ilvl w:val="0"/>
          <w:numId w:val="19"/>
        </w:numPr>
      </w:pPr>
      <w:r w:rsidRPr="00BC7B71">
        <w:t>C01→E06(직접 피해): 사회공학 사칭이 직접 서민 금전피해 유발</w:t>
      </w:r>
    </w:p>
    <w:p w14:paraId="56044519" w14:textId="77777777" w:rsidR="00BC7B71" w:rsidRPr="00BC7B71" w:rsidRDefault="00BC7B71" w:rsidP="00BC7B71">
      <w:pPr>
        <w:numPr>
          <w:ilvl w:val="0"/>
          <w:numId w:val="19"/>
        </w:numPr>
      </w:pPr>
      <w:r w:rsidRPr="00BC7B71">
        <w:t>C02→E06(대응 실패): 예방·수사기술 미비 → 탐지·대응 실패 → 피해</w:t>
      </w:r>
    </w:p>
    <w:p w14:paraId="7CDBA832" w14:textId="77777777" w:rsidR="00BC7B71" w:rsidRPr="00BC7B71" w:rsidRDefault="00BC7B71" w:rsidP="00BC7B71">
      <w:pPr>
        <w:numPr>
          <w:ilvl w:val="0"/>
          <w:numId w:val="19"/>
        </w:numPr>
      </w:pPr>
      <w:r w:rsidRPr="00BC7B71">
        <w:t xml:space="preserve">C08→E06(수법 고도화): </w:t>
      </w:r>
      <w:proofErr w:type="spellStart"/>
      <w:r w:rsidRPr="00BC7B71">
        <w:t>메신저피싱</w:t>
      </w:r>
      <w:proofErr w:type="spellEnd"/>
      <w:r w:rsidRPr="00BC7B71">
        <w:t>·AI위조 고도화 → 사기 성공률↑ → 피해</w:t>
      </w:r>
    </w:p>
    <w:p w14:paraId="11D082D9" w14:textId="77777777" w:rsidR="00BC7B71" w:rsidRPr="00BC7B71" w:rsidRDefault="00BC7B71" w:rsidP="00BC7B71">
      <w:pPr>
        <w:numPr>
          <w:ilvl w:val="0"/>
          <w:numId w:val="19"/>
        </w:numPr>
      </w:pPr>
      <w:r w:rsidRPr="00BC7B71">
        <w:t xml:space="preserve">C04→E01(경로 방치): </w:t>
      </w:r>
      <w:proofErr w:type="spellStart"/>
      <w:r w:rsidRPr="00BC7B71">
        <w:t>대포폰</w:t>
      </w:r>
      <w:proofErr w:type="spellEnd"/>
      <w:r w:rsidRPr="00BC7B71">
        <w:t xml:space="preserve"> 차단 미흡 → 자금 이동경로 유지 → 유출</w:t>
      </w:r>
    </w:p>
    <w:p w14:paraId="07387BE7" w14:textId="77777777" w:rsidR="00BC7B71" w:rsidRPr="00BC7B71" w:rsidRDefault="00BC7B71" w:rsidP="00BC7B71">
      <w:pPr>
        <w:numPr>
          <w:ilvl w:val="0"/>
          <w:numId w:val="19"/>
        </w:numPr>
      </w:pPr>
      <w:r w:rsidRPr="00BC7B71">
        <w:t>C10→E01(추적 지연): 수사목적 정보수집 지연 → 자금 추적 실패 → 유출</w:t>
      </w:r>
    </w:p>
    <w:p w14:paraId="1CF601D2" w14:textId="77777777" w:rsidR="00BC7B71" w:rsidRPr="00BC7B71" w:rsidRDefault="00BC7B71" w:rsidP="00BC7B71">
      <w:pPr>
        <w:numPr>
          <w:ilvl w:val="0"/>
          <w:numId w:val="19"/>
        </w:numPr>
      </w:pPr>
      <w:r w:rsidRPr="00BC7B71">
        <w:t>C05→E06(구제 공백): 민간 피해구제 소극 → 손실 회복 안 됨 → 피해 지속</w:t>
      </w:r>
    </w:p>
    <w:p w14:paraId="24B091E8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 xml:space="preserve">허브: </w:t>
      </w:r>
      <w:r w:rsidRPr="00BC7B71">
        <w:t>E06(서민경제 피해) 유입 9, E01(수익 해외유출) 유입 7 — 두 terminal outcome에 다수 원인 수렴(현실적 구조).</w:t>
      </w:r>
    </w:p>
    <w:p w14:paraId="24DA4919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>후속:</w:t>
      </w:r>
    </w:p>
    <w:p w14:paraId="6533196C" w14:textId="77777777" w:rsidR="00BC7B71" w:rsidRPr="00BC7B71" w:rsidRDefault="00BC7B71" w:rsidP="00BC7B71">
      <w:pPr>
        <w:numPr>
          <w:ilvl w:val="0"/>
          <w:numId w:val="20"/>
        </w:numPr>
      </w:pPr>
      <w:r w:rsidRPr="00BC7B71">
        <w:t>README/코드에 "</w:t>
      </w:r>
      <w:proofErr w:type="spellStart"/>
      <w:r w:rsidRPr="00BC7B71">
        <w:t>엣지</w:t>
      </w:r>
      <w:proofErr w:type="spellEnd"/>
      <w:r w:rsidRPr="00BC7B71">
        <w:t xml:space="preserve"> = 분석적 추론 레이어" 1~2줄 명시 필요(다음 작업 4와 묶음). </w:t>
      </w:r>
      <w:proofErr w:type="spellStart"/>
      <w:r w:rsidRPr="00BC7B71">
        <w:t>리뷰어</w:t>
      </w:r>
      <w:proofErr w:type="spellEnd"/>
      <w:r w:rsidRPr="00BC7B71">
        <w:t xml:space="preserve"> "출처?" 대응.</w:t>
      </w:r>
    </w:p>
    <w:p w14:paraId="7463402A" w14:textId="77777777" w:rsidR="00BC7B71" w:rsidRPr="00BC7B71" w:rsidRDefault="00BC7B71" w:rsidP="00BC7B71">
      <w:pPr>
        <w:numPr>
          <w:ilvl w:val="0"/>
          <w:numId w:val="20"/>
        </w:numPr>
      </w:pPr>
      <w:proofErr w:type="spellStart"/>
      <w:r w:rsidRPr="00BC7B71">
        <w:t>엣지</w:t>
      </w:r>
      <w:proofErr w:type="spellEnd"/>
      <w:r w:rsidRPr="00BC7B71">
        <w:t xml:space="preserve"> label은 현재 API/프론트에 </w:t>
      </w:r>
      <w:proofErr w:type="spellStart"/>
      <w:r w:rsidRPr="00BC7B71">
        <w:t>미노출</w:t>
      </w:r>
      <w:proofErr w:type="spellEnd"/>
      <w:r w:rsidRPr="00BC7B71">
        <w:t>(섹션 4 "</w:t>
      </w:r>
      <w:proofErr w:type="spellStart"/>
      <w:r w:rsidRPr="00BC7B71">
        <w:t>엣지</w:t>
      </w:r>
      <w:proofErr w:type="spellEnd"/>
      <w:r w:rsidRPr="00BC7B71">
        <w:t xml:space="preserve"> 라벨 표시" 선택 항목 참조).</w:t>
      </w:r>
    </w:p>
    <w:p w14:paraId="1EA175BC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pict w14:anchorId="4F905063">
          <v:rect id="_x0000_i1064" style="width:0;height:1.5pt" o:hralign="center" o:hrstd="t" o:hr="t" fillcolor="#a0a0a0" stroked="f"/>
        </w:pict>
      </w:r>
    </w:p>
    <w:p w14:paraId="332E651F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 xml:space="preserve">부록 D. 배포 (2026-10-09, </w:t>
      </w:r>
      <w:proofErr w:type="spellStart"/>
      <w:r w:rsidRPr="00BC7B71">
        <w:rPr>
          <w:b/>
          <w:bCs/>
        </w:rPr>
        <w:t>Cowork</w:t>
      </w:r>
      <w:proofErr w:type="spellEnd"/>
      <w:r w:rsidRPr="00BC7B71">
        <w:rPr>
          <w:b/>
          <w:bCs/>
        </w:rPr>
        <w:t xml:space="preserve"> 세션)</w:t>
      </w:r>
    </w:p>
    <w:p w14:paraId="15EA161B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 xml:space="preserve">결과: </w:t>
      </w:r>
      <w:r w:rsidRPr="00BC7B71">
        <w:t xml:space="preserve">북극성(배포 링크 하나로 시연) 달성. Render </w:t>
      </w:r>
      <w:proofErr w:type="spellStart"/>
      <w:r w:rsidRPr="00BC7B71">
        <w:t>블루프린트</w:t>
      </w:r>
      <w:proofErr w:type="spellEnd"/>
      <w:r w:rsidRPr="00BC7B71">
        <w:t>(</w:t>
      </w:r>
      <w:proofErr w:type="spellStart"/>
      <w:proofErr w:type="gramStart"/>
      <w:r w:rsidRPr="00BC7B71">
        <w:t>render.yaml</w:t>
      </w:r>
      <w:proofErr w:type="spellEnd"/>
      <w:proofErr w:type="gramEnd"/>
      <w:r w:rsidRPr="00BC7B71">
        <w:t xml:space="preserve">)로 </w:t>
      </w:r>
      <w:proofErr w:type="spellStart"/>
      <w:r w:rsidRPr="00BC7B71">
        <w:t>백엔드</w:t>
      </w:r>
      <w:proofErr w:type="spellEnd"/>
      <w:r w:rsidRPr="00BC7B71">
        <w:t xml:space="preserve">+프론트 동시 배포, 전부 무료 </w:t>
      </w:r>
      <w:proofErr w:type="spellStart"/>
      <w:r w:rsidRPr="00BC7B71">
        <w:t>티어</w:t>
      </w:r>
      <w:proofErr w:type="spellEnd"/>
      <w:r w:rsidRPr="00BC7B71">
        <w:t>.</w:t>
      </w:r>
    </w:p>
    <w:p w14:paraId="505EB3FE" w14:textId="77777777" w:rsidR="00BC7B71" w:rsidRPr="00BC7B71" w:rsidRDefault="00BC7B71" w:rsidP="00BC7B71">
      <w:pPr>
        <w:numPr>
          <w:ilvl w:val="0"/>
          <w:numId w:val="21"/>
        </w:numPr>
      </w:pPr>
      <w:r w:rsidRPr="00BC7B71">
        <w:t xml:space="preserve">프론트(시연 링크): </w:t>
      </w:r>
      <w:hyperlink r:id="rId8" w:history="1">
        <w:r w:rsidRPr="00BC7B71">
          <w:rPr>
            <w:rStyle w:val="aa"/>
          </w:rPr>
          <w:t>https://safelife-atlas-web.onrender.com</w:t>
        </w:r>
      </w:hyperlink>
    </w:p>
    <w:p w14:paraId="5C2BFB3A" w14:textId="77777777" w:rsidR="00BC7B71" w:rsidRPr="00BC7B71" w:rsidRDefault="00BC7B71" w:rsidP="00BC7B71">
      <w:pPr>
        <w:numPr>
          <w:ilvl w:val="0"/>
          <w:numId w:val="21"/>
        </w:numPr>
      </w:pPr>
      <w:proofErr w:type="spellStart"/>
      <w:r w:rsidRPr="00BC7B71">
        <w:lastRenderedPageBreak/>
        <w:t>백엔드</w:t>
      </w:r>
      <w:proofErr w:type="spellEnd"/>
      <w:r w:rsidRPr="00BC7B71">
        <w:t xml:space="preserve"> API: </w:t>
      </w:r>
      <w:hyperlink r:id="rId9" w:history="1">
        <w:r w:rsidRPr="00BC7B71">
          <w:rPr>
            <w:rStyle w:val="aa"/>
          </w:rPr>
          <w:t>https://safelife-atlas-api.onrender.com</w:t>
        </w:r>
      </w:hyperlink>
      <w:r w:rsidRPr="00BC7B71">
        <w:t xml:space="preserve"> (/docs, /</w:t>
      </w:r>
      <w:proofErr w:type="spellStart"/>
      <w:r w:rsidRPr="00BC7B71">
        <w:t>api</w:t>
      </w:r>
      <w:proofErr w:type="spellEnd"/>
      <w:r w:rsidRPr="00BC7B71">
        <w:t>/v1/...)</w:t>
      </w:r>
    </w:p>
    <w:p w14:paraId="1E51C5C0" w14:textId="77777777" w:rsidR="00BC7B71" w:rsidRPr="00BC7B71" w:rsidRDefault="00BC7B71" w:rsidP="00BC7B71">
      <w:pPr>
        <w:numPr>
          <w:ilvl w:val="0"/>
          <w:numId w:val="21"/>
        </w:numPr>
      </w:pPr>
      <w:r w:rsidRPr="00BC7B71">
        <w:t xml:space="preserve">호스팅: Render 단일 플랫폼. GitHub(main) push → </w:t>
      </w:r>
      <w:proofErr w:type="spellStart"/>
      <w:r w:rsidRPr="00BC7B71">
        <w:t>블루프린트</w:t>
      </w:r>
      <w:proofErr w:type="spellEnd"/>
      <w:r w:rsidRPr="00BC7B71">
        <w:t xml:space="preserve"> 자동 </w:t>
      </w:r>
      <w:proofErr w:type="spellStart"/>
      <w:r w:rsidRPr="00BC7B71">
        <w:t>재배포</w:t>
      </w:r>
      <w:proofErr w:type="spellEnd"/>
      <w:r w:rsidRPr="00BC7B71">
        <w:t>.</w:t>
      </w:r>
    </w:p>
    <w:p w14:paraId="421C1CE2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 xml:space="preserve">배포 전 </w:t>
      </w:r>
      <w:proofErr w:type="spellStart"/>
      <w:r w:rsidRPr="00BC7B71">
        <w:rPr>
          <w:b/>
          <w:bCs/>
        </w:rPr>
        <w:t>선처리</w:t>
      </w:r>
      <w:proofErr w:type="spellEnd"/>
      <w:r w:rsidRPr="00BC7B71">
        <w:rPr>
          <w:b/>
          <w:bCs/>
        </w:rPr>
        <w:t>:</w:t>
      </w:r>
    </w:p>
    <w:p w14:paraId="4B8CE48A" w14:textId="77777777" w:rsidR="00BC7B71" w:rsidRPr="00BC7B71" w:rsidRDefault="00BC7B71" w:rsidP="00BC7B71">
      <w:pPr>
        <w:numPr>
          <w:ilvl w:val="0"/>
          <w:numId w:val="22"/>
        </w:numPr>
      </w:pPr>
      <w:r w:rsidRPr="00BC7B71">
        <w:t>requirements.txt UTF-16(윈도우 pip freeze) → UTF-8 변환. 리눅스 pip 파싱 실패 방지.</w:t>
      </w:r>
    </w:p>
    <w:p w14:paraId="7728652F" w14:textId="77777777" w:rsidR="00BC7B71" w:rsidRPr="00BC7B71" w:rsidRDefault="00BC7B71" w:rsidP="00BC7B71">
      <w:pPr>
        <w:numPr>
          <w:ilvl w:val="0"/>
          <w:numId w:val="22"/>
        </w:numPr>
      </w:pPr>
      <w:proofErr w:type="spellStart"/>
      <w:proofErr w:type="gramStart"/>
      <w:r w:rsidRPr="00BC7B71">
        <w:t>render.yaml</w:t>
      </w:r>
      <w:proofErr w:type="spellEnd"/>
      <w:proofErr w:type="gramEnd"/>
      <w:r w:rsidRPr="00BC7B71">
        <w:t xml:space="preserve"> 작성: </w:t>
      </w:r>
      <w:proofErr w:type="spellStart"/>
      <w:r w:rsidRPr="00BC7B71">
        <w:t>백엔드</w:t>
      </w:r>
      <w:proofErr w:type="spellEnd"/>
      <w:r w:rsidRPr="00BC7B71">
        <w:t xml:space="preserve">(runtime python, 루트 pip install, cd backend 후 </w:t>
      </w:r>
      <w:proofErr w:type="spellStart"/>
      <w:r w:rsidRPr="00BC7B71">
        <w:t>uvicorn</w:t>
      </w:r>
      <w:proofErr w:type="spellEnd"/>
      <w:r w:rsidRPr="00BC7B71">
        <w:t xml:space="preserve"> $PORT 바인딩, /</w:t>
      </w:r>
      <w:proofErr w:type="spellStart"/>
      <w:r w:rsidRPr="00BC7B71">
        <w:t>api</w:t>
      </w:r>
      <w:proofErr w:type="spellEnd"/>
      <w:r w:rsidRPr="00BC7B71">
        <w:t xml:space="preserve">/v1/health 체크, PYTHON_VERSION 3.12.8) + 프론트(runtime static, </w:t>
      </w:r>
      <w:proofErr w:type="gramStart"/>
      <w:r w:rsidRPr="00BC7B71">
        <w:t xml:space="preserve">frontend/ </w:t>
      </w:r>
      <w:proofErr w:type="spellStart"/>
      <w:r w:rsidRPr="00BC7B71">
        <w:t>npm</w:t>
      </w:r>
      <w:proofErr w:type="spellEnd"/>
      <w:proofErr w:type="gramEnd"/>
      <w:r w:rsidRPr="00BC7B71">
        <w:t xml:space="preserve"> </w:t>
      </w:r>
      <w:proofErr w:type="spellStart"/>
      <w:r w:rsidRPr="00BC7B71">
        <w:t>ci+build</w:t>
      </w:r>
      <w:proofErr w:type="spellEnd"/>
      <w:r w:rsidRPr="00BC7B71">
        <w:t>, SPA rewrite).</w:t>
      </w:r>
    </w:p>
    <w:p w14:paraId="63BEC138" w14:textId="77777777" w:rsidR="00BC7B71" w:rsidRPr="00BC7B71" w:rsidRDefault="00BC7B71" w:rsidP="00BC7B71">
      <w:pPr>
        <w:numPr>
          <w:ilvl w:val="0"/>
          <w:numId w:val="22"/>
        </w:numPr>
      </w:pPr>
      <w:r w:rsidRPr="00BC7B71">
        <w:t xml:space="preserve">로컬(리눅스) 빌드 재현 검증: 프론트 </w:t>
      </w:r>
      <w:proofErr w:type="spellStart"/>
      <w:r w:rsidRPr="00BC7B71">
        <w:t>npm</w:t>
      </w:r>
      <w:proofErr w:type="spellEnd"/>
      <w:r w:rsidRPr="00BC7B71">
        <w:t xml:space="preserve"> </w:t>
      </w:r>
      <w:proofErr w:type="spellStart"/>
      <w:r w:rsidRPr="00BC7B71">
        <w:t>ci+build</w:t>
      </w:r>
      <w:proofErr w:type="spellEnd"/>
      <w:r w:rsidRPr="00BC7B71">
        <w:t xml:space="preserve"> 성공(2044모듈), </w:t>
      </w:r>
      <w:proofErr w:type="spellStart"/>
      <w:r w:rsidRPr="00BC7B71">
        <w:t>백엔드</w:t>
      </w:r>
      <w:proofErr w:type="spellEnd"/>
      <w:r w:rsidRPr="00BC7B71">
        <w:t xml:space="preserve"> pip install 종료0 + app import + </w:t>
      </w:r>
      <w:proofErr w:type="spellStart"/>
      <w:r w:rsidRPr="00BC7B71">
        <w:t>라우트</w:t>
      </w:r>
      <w:proofErr w:type="spellEnd"/>
      <w:r w:rsidRPr="00BC7B71">
        <w:t xml:space="preserve">4개 + 데이터 22/22. (윈도우 </w:t>
      </w:r>
      <w:proofErr w:type="spellStart"/>
      <w:r w:rsidRPr="00BC7B71">
        <w:t>node_modules</w:t>
      </w:r>
      <w:proofErr w:type="spellEnd"/>
      <w:r w:rsidRPr="00BC7B71">
        <w:t>로는 rolldown 네이티브 불일치로 실패 — Render는 fresh 설치라 무관.)</w:t>
      </w:r>
    </w:p>
    <w:p w14:paraId="28077902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>배포 중 발견·수정한 버그:</w:t>
      </w:r>
    </w:p>
    <w:p w14:paraId="41B9F846" w14:textId="77777777" w:rsidR="00BC7B71" w:rsidRPr="00BC7B71" w:rsidRDefault="00BC7B71" w:rsidP="00BC7B71">
      <w:pPr>
        <w:numPr>
          <w:ilvl w:val="0"/>
          <w:numId w:val="23"/>
        </w:numPr>
        <w:rPr>
          <w:b/>
          <w:bCs/>
        </w:rPr>
      </w:pPr>
      <w:r w:rsidRPr="00BC7B71">
        <w:rPr>
          <w:rFonts w:ascii="Segoe UI Emoji" w:hAnsi="Segoe UI Emoji" w:cs="Segoe UI Emoji"/>
          <w:b/>
          <w:bCs/>
        </w:rPr>
        <w:t>🔴</w:t>
      </w:r>
      <w:r w:rsidRPr="00BC7B71">
        <w:rPr>
          <w:b/>
          <w:bCs/>
        </w:rPr>
        <w:t xml:space="preserve"> </w:t>
      </w:r>
      <w:proofErr w:type="spellStart"/>
      <w:r w:rsidRPr="00BC7B71">
        <w:rPr>
          <w:b/>
          <w:bCs/>
        </w:rPr>
        <w:t>fromService</w:t>
      </w:r>
      <w:proofErr w:type="spellEnd"/>
      <w:r w:rsidRPr="00BC7B71">
        <w:rPr>
          <w:b/>
          <w:bCs/>
        </w:rPr>
        <w:t xml:space="preserve"> property: </w:t>
      </w:r>
      <w:r w:rsidRPr="00BC7B71">
        <w:t xml:space="preserve">host가 공개주소가 아닌 내부 서비스명 반환. 프론트 빌드가 $API_HOST로 조립하니 번들에 https://safelife-atlas-api/api/v1(.onrender.com 누락)가 박혀 </w:t>
      </w:r>
      <w:proofErr w:type="spellStart"/>
      <w:r w:rsidRPr="00BC7B71">
        <w:t>백엔드</w:t>
      </w:r>
      <w:proofErr w:type="spellEnd"/>
      <w:r w:rsidRPr="00BC7B71">
        <w:t xml:space="preserve"> 못 찾음(ERR_BLOCKED_BY_CLIENT/도달 실패). 수정: </w:t>
      </w:r>
      <w:proofErr w:type="spellStart"/>
      <w:proofErr w:type="gramStart"/>
      <w:r w:rsidRPr="00BC7B71">
        <w:t>render.yaml</w:t>
      </w:r>
      <w:proofErr w:type="spellEnd"/>
      <w:proofErr w:type="gramEnd"/>
      <w:r w:rsidRPr="00BC7B71">
        <w:t xml:space="preserve"> 프론트 </w:t>
      </w:r>
      <w:proofErr w:type="spellStart"/>
      <w:r w:rsidRPr="00BC7B71">
        <w:t>envVars</w:t>
      </w:r>
      <w:proofErr w:type="spellEnd"/>
      <w:r w:rsidRPr="00BC7B71">
        <w:t xml:space="preserve">에 VITE_API_BASE_URL을 </w:t>
      </w:r>
      <w:proofErr w:type="spellStart"/>
      <w:r w:rsidRPr="00BC7B71">
        <w:t>백엔드</w:t>
      </w:r>
      <w:proofErr w:type="spellEnd"/>
      <w:r w:rsidRPr="00BC7B71">
        <w:t xml:space="preserve"> 공개 URL 고정값으로 지정 → </w:t>
      </w:r>
      <w:proofErr w:type="spellStart"/>
      <w:r w:rsidRPr="00BC7B71">
        <w:t>재푸시</w:t>
      </w:r>
      <w:proofErr w:type="spellEnd"/>
      <w:r w:rsidRPr="00BC7B71">
        <w:t xml:space="preserve"> → </w:t>
      </w:r>
      <w:proofErr w:type="spellStart"/>
      <w:r w:rsidRPr="00BC7B71">
        <w:t>재배포</w:t>
      </w:r>
      <w:proofErr w:type="spellEnd"/>
      <w:r w:rsidRPr="00BC7B71">
        <w:t xml:space="preserve"> → 번들에 올바른 URL 주입 확인. (교훈: Blueprint YAML은 변수 치환 미지원, </w:t>
      </w:r>
      <w:proofErr w:type="spellStart"/>
      <w:r w:rsidRPr="00BC7B71">
        <w:t>fromService</w:t>
      </w:r>
      <w:proofErr w:type="spellEnd"/>
      <w:r w:rsidRPr="00BC7B71">
        <w:t xml:space="preserve"> 빌드 주입 불안정 — 공개 URL 고정이 정답.)</w:t>
      </w:r>
    </w:p>
    <w:p w14:paraId="16767843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>검증(라이브):</w:t>
      </w:r>
    </w:p>
    <w:p w14:paraId="59F06C38" w14:textId="77777777" w:rsidR="00BC7B71" w:rsidRPr="00BC7B71" w:rsidRDefault="00BC7B71" w:rsidP="00BC7B71">
      <w:pPr>
        <w:numPr>
          <w:ilvl w:val="0"/>
          <w:numId w:val="24"/>
        </w:numPr>
      </w:pPr>
      <w:proofErr w:type="spellStart"/>
      <w:r w:rsidRPr="00BC7B71">
        <w:t>백엔드</w:t>
      </w:r>
      <w:proofErr w:type="spellEnd"/>
      <w:r w:rsidRPr="00BC7B71">
        <w:t xml:space="preserve"> API: 22노드/22엣지 정상 응답(</w:t>
      </w:r>
      <w:proofErr w:type="spellStart"/>
      <w:r w:rsidRPr="00BC7B71">
        <w:t>엣지</w:t>
      </w:r>
      <w:proofErr w:type="spellEnd"/>
      <w:r w:rsidRPr="00BC7B71">
        <w:t xml:space="preserve"> 작업 프로덕션 반영 확인).</w:t>
      </w:r>
    </w:p>
    <w:p w14:paraId="77747DED" w14:textId="77777777" w:rsidR="00BC7B71" w:rsidRPr="00BC7B71" w:rsidRDefault="00BC7B71" w:rsidP="00BC7B71">
      <w:pPr>
        <w:numPr>
          <w:ilvl w:val="0"/>
          <w:numId w:val="24"/>
        </w:numPr>
      </w:pPr>
      <w:r w:rsidRPr="00BC7B71">
        <w:t xml:space="preserve">프론트 번들: 올바른 </w:t>
      </w:r>
      <w:proofErr w:type="spellStart"/>
      <w:r w:rsidRPr="00BC7B71">
        <w:t>백엔드</w:t>
      </w:r>
      <w:proofErr w:type="spellEnd"/>
      <w:r w:rsidRPr="00BC7B71">
        <w:t xml:space="preserve"> URL 인라인 확인(index-D_MwYPdb.js).</w:t>
      </w:r>
    </w:p>
    <w:p w14:paraId="4B0FE848" w14:textId="77777777" w:rsidR="00BC7B71" w:rsidRPr="00BC7B71" w:rsidRDefault="00BC7B71" w:rsidP="00BC7B71">
      <w:pPr>
        <w:numPr>
          <w:ilvl w:val="0"/>
          <w:numId w:val="24"/>
        </w:numPr>
      </w:pPr>
      <w:r w:rsidRPr="00BC7B71">
        <w:t>교차 호출: 프론트 origin→</w:t>
      </w:r>
      <w:proofErr w:type="spellStart"/>
      <w:r w:rsidRPr="00BC7B71">
        <w:t>백엔드</w:t>
      </w:r>
      <w:proofErr w:type="spellEnd"/>
      <w:r w:rsidRPr="00BC7B71">
        <w:t xml:space="preserve"> fetch 200 OK, 22/22 수신(CORS * 프로덕션 작동 확인).</w:t>
      </w:r>
    </w:p>
    <w:p w14:paraId="3C4EDD4F" w14:textId="77777777" w:rsidR="00BC7B71" w:rsidRPr="00BC7B71" w:rsidRDefault="00BC7B71" w:rsidP="00BC7B71">
      <w:pPr>
        <w:numPr>
          <w:ilvl w:val="0"/>
          <w:numId w:val="24"/>
        </w:numPr>
      </w:pPr>
      <w:r w:rsidRPr="00BC7B71">
        <w:t>/health: {"status":"ok","project":"</w:t>
      </w:r>
      <w:proofErr w:type="spellStart"/>
      <w:r w:rsidRPr="00BC7B71">
        <w:t>SafeLife</w:t>
      </w:r>
      <w:proofErr w:type="spellEnd"/>
      <w:r w:rsidRPr="00BC7B71">
        <w:t xml:space="preserve">-Atlas"} 200 확인(첫 호출은 </w:t>
      </w:r>
      <w:proofErr w:type="spellStart"/>
      <w:r w:rsidRPr="00BC7B71">
        <w:t>콜드스타트로</w:t>
      </w:r>
      <w:proofErr w:type="spellEnd"/>
      <w:r w:rsidRPr="00BC7B71">
        <w:t xml:space="preserve"> 실패 → 깨운 뒤 정상 = </w:t>
      </w:r>
      <w:proofErr w:type="spellStart"/>
      <w:r w:rsidRPr="00BC7B71">
        <w:t>핑거</w:t>
      </w:r>
      <w:proofErr w:type="spellEnd"/>
      <w:r w:rsidRPr="00BC7B71">
        <w:t xml:space="preserve"> 필요성 실증).</w:t>
      </w:r>
    </w:p>
    <w:p w14:paraId="388D00A8" w14:textId="77777777" w:rsidR="00BC7B71" w:rsidRPr="00BC7B71" w:rsidRDefault="00BC7B71" w:rsidP="00BC7B71">
      <w:proofErr w:type="spellStart"/>
      <w:r w:rsidRPr="00BC7B71">
        <w:rPr>
          <w:b/>
          <w:bCs/>
        </w:rPr>
        <w:t>콜드스타트</w:t>
      </w:r>
      <w:proofErr w:type="spellEnd"/>
      <w:r w:rsidRPr="00BC7B71">
        <w:rPr>
          <w:b/>
          <w:bCs/>
        </w:rPr>
        <w:t xml:space="preserve"> </w:t>
      </w:r>
      <w:proofErr w:type="spellStart"/>
      <w:r w:rsidRPr="00BC7B71">
        <w:rPr>
          <w:b/>
          <w:bCs/>
        </w:rPr>
        <w:t>핑거</w:t>
      </w:r>
      <w:proofErr w:type="spellEnd"/>
      <w:r w:rsidRPr="00BC7B71">
        <w:rPr>
          <w:b/>
          <w:bCs/>
        </w:rPr>
        <w:t xml:space="preserve">(완료): </w:t>
      </w:r>
      <w:r w:rsidRPr="00BC7B71">
        <w:t xml:space="preserve">Render 무료 </w:t>
      </w:r>
      <w:proofErr w:type="spellStart"/>
      <w:r w:rsidRPr="00BC7B71">
        <w:t>백엔드</w:t>
      </w:r>
      <w:proofErr w:type="spellEnd"/>
      <w:r w:rsidRPr="00BC7B71">
        <w:t xml:space="preserve"> 15분 미사용 시 슬립(첫 로드 ~50초). cron-job.org 무료로 /</w:t>
      </w:r>
      <w:proofErr w:type="spellStart"/>
      <w:r w:rsidRPr="00BC7B71">
        <w:t>api</w:t>
      </w:r>
      <w:proofErr w:type="spellEnd"/>
      <w:r w:rsidRPr="00BC7B71">
        <w:t xml:space="preserve">/v1/health 10분 주기 핑 설정 완료(2026-10-09, 사용자 Chrome에서 가입·생성). 내장 브라우저는 세션 분리/가입 차단으로 사용자 본인 브라우저에서 처리. 참고: 24h </w:t>
      </w:r>
      <w:proofErr w:type="spellStart"/>
      <w:r w:rsidRPr="00BC7B71">
        <w:t>핑이면</w:t>
      </w:r>
      <w:proofErr w:type="spellEnd"/>
      <w:r w:rsidRPr="00BC7B71">
        <w:t xml:space="preserve"> Render 무료 월 ~750h에 </w:t>
      </w:r>
      <w:proofErr w:type="spellStart"/>
      <w:r w:rsidRPr="00BC7B71">
        <w:t>아슬하게</w:t>
      </w:r>
      <w:proofErr w:type="spellEnd"/>
      <w:r w:rsidRPr="00BC7B71">
        <w:t xml:space="preserve"> 수렴 — 초과 조짐 시 schedule </w:t>
      </w:r>
      <w:r w:rsidRPr="00BC7B71">
        <w:lastRenderedPageBreak/>
        <w:t>hours를 활동 시간대로 축소.</w:t>
      </w:r>
    </w:p>
    <w:p w14:paraId="145F0886" w14:textId="77777777" w:rsidR="00BC7B71" w:rsidRPr="00BC7B71" w:rsidRDefault="00BC7B71" w:rsidP="00BC7B71">
      <w:pPr>
        <w:rPr>
          <w:b/>
          <w:bCs/>
        </w:rPr>
      </w:pPr>
      <w:r w:rsidRPr="00BC7B71">
        <w:rPr>
          <w:b/>
          <w:bCs/>
        </w:rPr>
        <w:t>포착(</w:t>
      </w:r>
      <w:proofErr w:type="spellStart"/>
      <w:r w:rsidRPr="00BC7B71">
        <w:rPr>
          <w:b/>
          <w:bCs/>
        </w:rPr>
        <w:t>비차단</w:t>
      </w:r>
      <w:proofErr w:type="spellEnd"/>
      <w:r w:rsidRPr="00BC7B71">
        <w:rPr>
          <w:b/>
          <w:bCs/>
        </w:rPr>
        <w:t xml:space="preserve">): </w:t>
      </w:r>
      <w:proofErr w:type="spellStart"/>
      <w:r w:rsidRPr="00BC7B71">
        <w:t>엣지</w:t>
      </w:r>
      <w:proofErr w:type="spellEnd"/>
      <w:r w:rsidRPr="00BC7B71">
        <w:t xml:space="preserve"> label/id는 API로 안 나옴(</w:t>
      </w:r>
      <w:proofErr w:type="spellStart"/>
      <w:r w:rsidRPr="00BC7B71">
        <w:t>ProblemEdge</w:t>
      </w:r>
      <w:proofErr w:type="spellEnd"/>
      <w:r w:rsidRPr="00BC7B71">
        <w:t xml:space="preserve"> 스키마에 필드 없음). 단 프론트가 </w:t>
      </w:r>
      <w:proofErr w:type="spellStart"/>
      <w:r w:rsidRPr="00BC7B71">
        <w:t>엣지</w:t>
      </w:r>
      <w:proofErr w:type="spellEnd"/>
      <w:r w:rsidRPr="00BC7B71">
        <w:t xml:space="preserve"> 라벨을 아예 안 그림 → 시각적 영향 0. 섹션 4 "</w:t>
      </w:r>
      <w:proofErr w:type="spellStart"/>
      <w:r w:rsidRPr="00BC7B71">
        <w:t>엣지</w:t>
      </w:r>
      <w:proofErr w:type="spellEnd"/>
      <w:r w:rsidRPr="00BC7B71">
        <w:t xml:space="preserve"> 라벨 표시" 선택 항목 참조.</w:t>
      </w:r>
    </w:p>
    <w:p w14:paraId="1CD6A7D7" w14:textId="77777777" w:rsidR="00BC7B71" w:rsidRPr="00BC7B71" w:rsidRDefault="00BC7B71" w:rsidP="00BC7B71">
      <w:r w:rsidRPr="00BC7B71">
        <w:rPr>
          <w:b/>
          <w:bCs/>
        </w:rPr>
        <w:t xml:space="preserve">남은 것: </w:t>
      </w:r>
      <w:r w:rsidRPr="00BC7B71">
        <w:t>README에 배포 링크 명시(다음 작업 4와 묶음).</w:t>
      </w:r>
    </w:p>
    <w:p w14:paraId="4B79E035" w14:textId="77777777" w:rsidR="007F1828" w:rsidRPr="00BC7B71" w:rsidRDefault="007F1828" w:rsidP="00BC7B71"/>
    <w:sectPr w:rsidR="007F1828" w:rsidRPr="00BC7B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015"/>
    <w:multiLevelType w:val="multilevel"/>
    <w:tmpl w:val="059C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0E99"/>
    <w:multiLevelType w:val="multilevel"/>
    <w:tmpl w:val="6442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51E04"/>
    <w:multiLevelType w:val="multilevel"/>
    <w:tmpl w:val="80BE6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45C91"/>
    <w:multiLevelType w:val="multilevel"/>
    <w:tmpl w:val="F0BC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3328A"/>
    <w:multiLevelType w:val="multilevel"/>
    <w:tmpl w:val="282A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16D06"/>
    <w:multiLevelType w:val="multilevel"/>
    <w:tmpl w:val="B6B0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A3BD0"/>
    <w:multiLevelType w:val="multilevel"/>
    <w:tmpl w:val="A3F6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95A03"/>
    <w:multiLevelType w:val="multilevel"/>
    <w:tmpl w:val="CAD6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D5A2E"/>
    <w:multiLevelType w:val="multilevel"/>
    <w:tmpl w:val="A91E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6739D"/>
    <w:multiLevelType w:val="multilevel"/>
    <w:tmpl w:val="5B1E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B0B7B"/>
    <w:multiLevelType w:val="multilevel"/>
    <w:tmpl w:val="3C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C086C"/>
    <w:multiLevelType w:val="multilevel"/>
    <w:tmpl w:val="7A84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56D87"/>
    <w:multiLevelType w:val="multilevel"/>
    <w:tmpl w:val="379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F365F"/>
    <w:multiLevelType w:val="multilevel"/>
    <w:tmpl w:val="446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82786"/>
    <w:multiLevelType w:val="multilevel"/>
    <w:tmpl w:val="F11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C4AF9"/>
    <w:multiLevelType w:val="multilevel"/>
    <w:tmpl w:val="FFBE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B411D"/>
    <w:multiLevelType w:val="multilevel"/>
    <w:tmpl w:val="5D36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97B5E"/>
    <w:multiLevelType w:val="multilevel"/>
    <w:tmpl w:val="25EA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13C36"/>
    <w:multiLevelType w:val="multilevel"/>
    <w:tmpl w:val="5E8E0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D83B86"/>
    <w:multiLevelType w:val="multilevel"/>
    <w:tmpl w:val="74D0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E02987"/>
    <w:multiLevelType w:val="multilevel"/>
    <w:tmpl w:val="AB58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72A9A"/>
    <w:multiLevelType w:val="multilevel"/>
    <w:tmpl w:val="3F2E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873DF"/>
    <w:multiLevelType w:val="multilevel"/>
    <w:tmpl w:val="050E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635F2"/>
    <w:multiLevelType w:val="multilevel"/>
    <w:tmpl w:val="837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14829">
    <w:abstractNumId w:val="22"/>
  </w:num>
  <w:num w:numId="2" w16cid:durableId="1588533757">
    <w:abstractNumId w:val="13"/>
  </w:num>
  <w:num w:numId="3" w16cid:durableId="963655440">
    <w:abstractNumId w:val="12"/>
  </w:num>
  <w:num w:numId="4" w16cid:durableId="1348798647">
    <w:abstractNumId w:val="5"/>
  </w:num>
  <w:num w:numId="5" w16cid:durableId="17198260">
    <w:abstractNumId w:val="18"/>
  </w:num>
  <w:num w:numId="6" w16cid:durableId="260770091">
    <w:abstractNumId w:val="14"/>
  </w:num>
  <w:num w:numId="7" w16cid:durableId="179321272">
    <w:abstractNumId w:val="19"/>
  </w:num>
  <w:num w:numId="8" w16cid:durableId="1266693762">
    <w:abstractNumId w:val="20"/>
  </w:num>
  <w:num w:numId="9" w16cid:durableId="646127729">
    <w:abstractNumId w:val="16"/>
  </w:num>
  <w:num w:numId="10" w16cid:durableId="1704285183">
    <w:abstractNumId w:val="17"/>
  </w:num>
  <w:num w:numId="11" w16cid:durableId="1542786983">
    <w:abstractNumId w:val="2"/>
  </w:num>
  <w:num w:numId="12" w16cid:durableId="1625648762">
    <w:abstractNumId w:val="21"/>
  </w:num>
  <w:num w:numId="13" w16cid:durableId="700326554">
    <w:abstractNumId w:val="0"/>
  </w:num>
  <w:num w:numId="14" w16cid:durableId="1480731257">
    <w:abstractNumId w:val="4"/>
  </w:num>
  <w:num w:numId="15" w16cid:durableId="950479735">
    <w:abstractNumId w:val="3"/>
  </w:num>
  <w:num w:numId="16" w16cid:durableId="342630959">
    <w:abstractNumId w:val="11"/>
  </w:num>
  <w:num w:numId="17" w16cid:durableId="1045450299">
    <w:abstractNumId w:val="6"/>
  </w:num>
  <w:num w:numId="18" w16cid:durableId="1975682">
    <w:abstractNumId w:val="1"/>
  </w:num>
  <w:num w:numId="19" w16cid:durableId="361563568">
    <w:abstractNumId w:val="10"/>
  </w:num>
  <w:num w:numId="20" w16cid:durableId="2103606131">
    <w:abstractNumId w:val="15"/>
  </w:num>
  <w:num w:numId="21" w16cid:durableId="161438690">
    <w:abstractNumId w:val="8"/>
  </w:num>
  <w:num w:numId="22" w16cid:durableId="1161848588">
    <w:abstractNumId w:val="7"/>
  </w:num>
  <w:num w:numId="23" w16cid:durableId="397941749">
    <w:abstractNumId w:val="23"/>
  </w:num>
  <w:num w:numId="24" w16cid:durableId="14740548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5B"/>
    <w:rsid w:val="00157775"/>
    <w:rsid w:val="003D493F"/>
    <w:rsid w:val="004771A9"/>
    <w:rsid w:val="005F29FC"/>
    <w:rsid w:val="00647096"/>
    <w:rsid w:val="00744696"/>
    <w:rsid w:val="007B20C2"/>
    <w:rsid w:val="007F1828"/>
    <w:rsid w:val="00817DFB"/>
    <w:rsid w:val="00AA15FE"/>
    <w:rsid w:val="00BC7B71"/>
    <w:rsid w:val="00C517FA"/>
    <w:rsid w:val="00F11082"/>
    <w:rsid w:val="00FE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9D56"/>
  <w15:chartTrackingRefBased/>
  <w15:docId w15:val="{337D0E5D-C1FC-4B77-A50B-3BFDB0A5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57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5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57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57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57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57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57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57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57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57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E57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57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57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5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57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57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5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57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57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57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5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57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E575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C7B7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C7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felife-atlas-web.onrender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felife-atlas-web.onrend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felife-atlas-api.onrender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afelife-atlas-web.onrender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afelife-atlas-api.onrender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1735</Words>
  <Characters>9896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HyunKyu KIM</dc:creator>
  <cp:keywords/>
  <dc:description/>
  <cp:lastModifiedBy>HyunKyu KIM</cp:lastModifiedBy>
  <cp:revision>5</cp:revision>
  <dcterms:created xsi:type="dcterms:W3CDTF">2026-09-24T13:55:00Z</dcterms:created>
  <dcterms:modified xsi:type="dcterms:W3CDTF">2026-10-09T08:57:00Z</dcterms:modified>
</cp:coreProperties>
</file>